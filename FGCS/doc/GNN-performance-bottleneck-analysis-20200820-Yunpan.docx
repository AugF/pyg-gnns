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ins w:id="0" w:author="Dell" w:date="2020-08-19T15:54:00Z">
        <w:r>
          <w:rPr>
            <w:rFonts w:hint="eastAsia"/>
            <w:lang w:eastAsia="zh-CN"/>
          </w:rPr>
          <w:t>E</w:t>
        </w:r>
      </w:ins>
      <w:ins w:id="1" w:author="Dell" w:date="2020-08-19T15:53:00Z">
        <w:r>
          <w:rPr/>
          <w:t xml:space="preserve">mpirical </w:t>
        </w:r>
      </w:ins>
      <w:ins w:id="2" w:author="Dell" w:date="2020-08-19T16:54:00Z">
        <w:r>
          <w:rPr/>
          <w:t>Expl</w:t>
        </w:r>
      </w:ins>
      <w:ins w:id="3" w:author="Dell" w:date="2020-08-19T16:55:00Z">
        <w:r>
          <w:rPr/>
          <w:t>oration</w:t>
        </w:r>
      </w:ins>
      <w:ins w:id="4" w:author="Dell" w:date="2020-08-19T15:54:00Z">
        <w:r>
          <w:rPr/>
          <w:t xml:space="preserve"> </w:t>
        </w:r>
      </w:ins>
      <w:del w:id="5" w:author="Dell" w:date="2020-08-19T15:54:00Z">
        <w:r>
          <w:rPr/>
          <w:delText xml:space="preserve">Analyzing </w:delText>
        </w:r>
      </w:del>
      <w:ins w:id="6" w:author="Dell" w:date="2020-08-19T15:54:00Z">
        <w:r>
          <w:rPr/>
          <w:t xml:space="preserve">of </w:t>
        </w:r>
      </w:ins>
      <w:ins w:id="7" w:author="Dell" w:date="2020-08-19T15:54:00Z">
        <w:r>
          <w:rPr>
            <w:rFonts w:hint="eastAsia"/>
            <w:lang w:eastAsia="zh-CN"/>
          </w:rPr>
          <w:t>the</w:t>
        </w:r>
      </w:ins>
      <w:ins w:id="8" w:author="Dell" w:date="2020-08-19T15:54:00Z">
        <w:r>
          <w:rPr/>
          <w:t xml:space="preserve"> </w:t>
        </w:r>
      </w:ins>
      <w:r>
        <w:t>Performance Bottleneck in Graph Neural Network Training</w:t>
      </w:r>
      <w:del w:id="9" w:author="Dell" w:date="2020-08-19T15:54:00Z">
        <w:r>
          <w:rPr/>
          <w:delText>: An Experimental View</w:delText>
        </w:r>
      </w:del>
    </w:p>
    <w:p>
      <w:pPr>
        <w:pStyle w:val="32"/>
      </w:pPr>
      <w:r>
        <w:t>Zhaokang Wang, Yunpan Wang</w:t>
      </w:r>
    </w:p>
    <w:p>
      <w:pPr>
        <w:pStyle w:val="33"/>
      </w:pPr>
      <w:r>
        <w:t xml:space="preserve">Graph neural network(GNN) has become a research hotspot in the field of artificial intelligence due to </w:t>
      </w:r>
      <w:ins w:id="10" w:author="Dell" w:date="2020-08-19T15:54:00Z">
        <w:r>
          <w:rPr>
            <w:rFonts w:hint="eastAsia" w:asciiTheme="minorEastAsia" w:hAnsiTheme="minorEastAsia" w:eastAsiaTheme="minorEastAsia"/>
            <w:lang w:eastAsia="zh-CN"/>
          </w:rPr>
          <w:t>it</w:t>
        </w:r>
      </w:ins>
      <w:ins w:id="11" w:author="Dell" w:date="2020-08-19T15:54:00Z">
        <w:r>
          <w:rPr>
            <w:rFonts w:asciiTheme="minorEastAsia" w:hAnsiTheme="minorEastAsia" w:eastAsiaTheme="minorEastAsia"/>
            <w:lang w:eastAsia="zh-CN"/>
          </w:rPr>
          <w:t xml:space="preserve">s </w:t>
        </w:r>
      </w:ins>
      <w:r>
        <w:t xml:space="preserve">state-of-the-art performance achieved in many graph-related tasks. At the same time, various graph neural network systems have emerged one after another. These systems have </w:t>
      </w:r>
      <w:del w:id="12" w:author="Dell" w:date="2020-08-19T15:55:00Z">
        <w:r>
          <w:rPr/>
          <w:delText xml:space="preserve">used their </w:delText>
        </w:r>
      </w:del>
      <w:ins w:id="13" w:author="Dell" w:date="2020-08-19T15:55:00Z">
        <w:r>
          <w:rPr/>
          <w:t xml:space="preserve">explored </w:t>
        </w:r>
      </w:ins>
      <w:del w:id="14" w:author="Dell" w:date="2020-08-19T15:55:00Z">
        <w:r>
          <w:rPr/>
          <w:delText xml:space="preserve">skills in </w:delText>
        </w:r>
      </w:del>
      <w:r>
        <w:t>implementation</w:t>
      </w:r>
      <w:ins w:id="15" w:author="Dell" w:date="2020-08-19T15:55:00Z">
        <w:r>
          <w:rPr/>
          <w:t xml:space="preserve"> </w:t>
        </w:r>
      </w:ins>
      <w:ins w:id="16" w:author="Dell" w:date="2020-08-19T15:57:00Z">
        <w:r>
          <w:rPr/>
          <w:t>technics</w:t>
        </w:r>
      </w:ins>
      <w:r>
        <w:t xml:space="preserve">, but there </w:t>
      </w:r>
      <w:del w:id="17" w:author="Dell" w:date="2020-08-19T15:55:00Z">
        <w:r>
          <w:rPr/>
          <w:delText xml:space="preserve">are </w:delText>
        </w:r>
      </w:del>
      <w:ins w:id="18" w:author="Dell" w:date="2020-08-19T15:55:00Z">
        <w:r>
          <w:rPr/>
          <w:t xml:space="preserve">exist </w:t>
        </w:r>
      </w:ins>
      <w:r>
        <w:t xml:space="preserve">very </w:t>
      </w:r>
      <w:del w:id="19" w:author="Dell" w:date="2020-08-19T15:55:00Z">
        <w:r>
          <w:rPr/>
          <w:delText xml:space="preserve">few </w:delText>
        </w:r>
      </w:del>
      <w:ins w:id="20" w:author="Dell" w:date="2020-08-19T15:55:00Z">
        <w:r>
          <w:rPr/>
          <w:t xml:space="preserve">little </w:t>
        </w:r>
      </w:ins>
      <w:del w:id="21" w:author="Dell" w:date="2020-08-19T15:55:00Z">
        <w:r>
          <w:rPr/>
          <w:delText xml:space="preserve">works </w:delText>
        </w:r>
      </w:del>
      <w:ins w:id="22" w:author="Dell" w:date="2020-08-19T15:55:00Z">
        <w:r>
          <w:rPr/>
          <w:t xml:space="preserve">work </w:t>
        </w:r>
      </w:ins>
      <w:del w:id="23" w:author="Dell" w:date="2020-08-19T15:55:00Z">
        <w:r>
          <w:rPr/>
          <w:delText xml:space="preserve">to </w:delText>
        </w:r>
      </w:del>
      <w:ins w:id="24" w:author="Dell" w:date="2020-08-19T15:55:00Z">
        <w:r>
          <w:rPr/>
          <w:t xml:space="preserve">on </w:t>
        </w:r>
      </w:ins>
      <w:r>
        <w:t>study</w:t>
      </w:r>
      <w:ins w:id="25" w:author="Dell" w:date="2020-08-19T15:55:00Z">
        <w:r>
          <w:rPr/>
          <w:t>ing</w:t>
        </w:r>
      </w:ins>
      <w:r>
        <w:t xml:space="preserve"> the performance bottleneck on graph neural network training. In contrast to prior works that present characterization </w:t>
      </w:r>
      <w:ins w:id="26" w:author="AugF" w:date="2020-08-19T22:40:18Z">
        <w:r>
          <w:rPr>
            <w:rFonts w:hint="eastAsia" w:eastAsia="宋体"/>
            <w:lang w:val="en-US" w:eastAsia="zh-CN"/>
          </w:rPr>
          <w:t>o</w:t>
        </w:r>
      </w:ins>
      <w:ins w:id="27" w:author="AugF" w:date="2020-08-19T22:40:20Z">
        <w:r>
          <w:rPr>
            <w:rFonts w:hint="eastAsia" w:eastAsia="宋体"/>
            <w:lang w:val="en-US" w:eastAsia="zh-CN"/>
          </w:rPr>
          <w:t xml:space="preserve">f </w:t>
        </w:r>
      </w:ins>
      <w:del w:id="28" w:author="AugF" w:date="2020-08-19T22:39:18Z">
        <w:r>
          <w:rPr/>
          <w:delText>o</w:delText>
        </w:r>
      </w:del>
      <w:del w:id="29" w:author="AugF" w:date="2020-08-19T22:39:17Z">
        <w:r>
          <w:rPr/>
          <w:delText xml:space="preserve">f </w:delText>
        </w:r>
      </w:del>
      <w:del w:id="30" w:author="AugF" w:date="2020-08-19T22:39:08Z">
        <w:r>
          <w:rPr/>
          <w:delText>GCNs</w:delText>
        </w:r>
      </w:del>
      <w:del w:id="31" w:author="AugF" w:date="2020-08-19T22:39:07Z">
        <w:r>
          <w:rPr/>
          <w:delText xml:space="preserve"> a</w:delText>
        </w:r>
      </w:del>
      <w:del w:id="32" w:author="AugF" w:date="2020-08-19T22:39:06Z">
        <w:r>
          <w:rPr/>
          <w:delText xml:space="preserve">nd </w:delText>
        </w:r>
      </w:del>
      <w:ins w:id="33" w:author="AugF" w:date="2020-08-19T20:06:00Z">
        <w:r>
          <w:rPr>
            <w:rFonts w:hint="eastAsia" w:eastAsia="宋体"/>
            <w:lang w:val="en-US" w:eastAsia="zh-CN"/>
          </w:rPr>
          <w:t>GN</w:t>
        </w:r>
      </w:ins>
      <w:ins w:id="34" w:author="AugF" w:date="2020-08-19T20:06:01Z">
        <w:r>
          <w:rPr>
            <w:rFonts w:hint="eastAsia" w:eastAsia="宋体"/>
            <w:lang w:val="en-US" w:eastAsia="zh-CN"/>
          </w:rPr>
          <w:t>N comp</w:t>
        </w:r>
      </w:ins>
      <w:ins w:id="35" w:author="AugF" w:date="2020-08-19T20:06:02Z">
        <w:r>
          <w:rPr>
            <w:rFonts w:hint="eastAsia" w:eastAsia="宋体"/>
            <w:lang w:val="en-US" w:eastAsia="zh-CN"/>
          </w:rPr>
          <w:t>ut</w:t>
        </w:r>
      </w:ins>
      <w:ins w:id="36" w:author="AugF" w:date="2020-08-19T20:06:03Z">
        <w:r>
          <w:rPr>
            <w:rFonts w:hint="eastAsia" w:eastAsia="宋体"/>
            <w:lang w:val="en-US" w:eastAsia="zh-CN"/>
          </w:rPr>
          <w:t>ation</w:t>
        </w:r>
      </w:ins>
      <w:ins w:id="37" w:author="AugF" w:date="2020-08-19T20:06:04Z">
        <w:r>
          <w:rPr>
            <w:rFonts w:hint="eastAsia" w:eastAsia="宋体"/>
            <w:lang w:val="en-US" w:eastAsia="zh-CN"/>
          </w:rPr>
          <w:t xml:space="preserve"> a</w:t>
        </w:r>
      </w:ins>
      <w:ins w:id="38" w:author="AugF" w:date="2020-08-19T20:06:05Z">
        <w:r>
          <w:rPr>
            <w:rFonts w:hint="eastAsia" w:eastAsia="宋体"/>
            <w:lang w:val="en-US" w:eastAsia="zh-CN"/>
          </w:rPr>
          <w:t>t</w:t>
        </w:r>
      </w:ins>
      <w:ins w:id="39" w:author="AugF" w:date="2020-08-19T20:06:10Z">
        <w:r>
          <w:rPr>
            <w:rFonts w:hint="eastAsia" w:eastAsia="宋体"/>
            <w:lang w:val="en-US" w:eastAsia="zh-CN"/>
          </w:rPr>
          <w:t xml:space="preserve"> in</w:t>
        </w:r>
      </w:ins>
      <w:ins w:id="40" w:author="AugF" w:date="2020-08-19T20:06:11Z">
        <w:r>
          <w:rPr>
            <w:rFonts w:hint="eastAsia" w:eastAsia="宋体"/>
            <w:lang w:val="en-US" w:eastAsia="zh-CN"/>
          </w:rPr>
          <w:t>fer</w:t>
        </w:r>
      </w:ins>
      <w:ins w:id="41" w:author="AugF" w:date="2020-08-19T20:06:12Z">
        <w:r>
          <w:rPr>
            <w:rFonts w:hint="eastAsia" w:eastAsia="宋体"/>
            <w:lang w:val="en-US" w:eastAsia="zh-CN"/>
          </w:rPr>
          <w:t>ence</w:t>
        </w:r>
      </w:ins>
      <w:ins w:id="42" w:author="AugF" w:date="2020-08-19T20:06:13Z">
        <w:r>
          <w:rPr>
            <w:rFonts w:hint="eastAsia" w:eastAsia="宋体"/>
            <w:lang w:val="en-US" w:eastAsia="zh-CN"/>
          </w:rPr>
          <w:t xml:space="preserve"> </w:t>
        </w:r>
      </w:ins>
      <w:ins w:id="43" w:author="AugF" w:date="2020-08-19T20:06:14Z">
        <w:r>
          <w:rPr>
            <w:rFonts w:hint="eastAsia" w:eastAsia="宋体"/>
            <w:lang w:val="en-US" w:eastAsia="zh-CN"/>
          </w:rPr>
          <w:t>st</w:t>
        </w:r>
      </w:ins>
      <w:ins w:id="44" w:author="AugF" w:date="2020-08-19T20:06:15Z">
        <w:r>
          <w:rPr>
            <w:rFonts w:hint="eastAsia" w:eastAsia="宋体"/>
            <w:lang w:val="en-US" w:eastAsia="zh-CN"/>
          </w:rPr>
          <w:t>age</w:t>
        </w:r>
      </w:ins>
      <w:del w:id="45" w:author="AugF" w:date="2020-08-19T19:56:50Z">
        <w:commentRangeStart w:id="0"/>
        <w:commentRangeStart w:id="1"/>
        <w:r>
          <w:rPr/>
          <w:delText>s</w:delText>
        </w:r>
      </w:del>
      <w:del w:id="46" w:author="AugF" w:date="2020-08-19T19:56:49Z">
        <w:r>
          <w:rPr/>
          <w:delText xml:space="preserve">elect </w:delText>
        </w:r>
      </w:del>
      <w:ins w:id="47" w:author="AugF" w:date="2020-08-19T19:54:15Z">
        <w:r>
          <w:rPr>
            <w:rFonts w:hint="eastAsia" w:eastAsia="宋体"/>
            <w:lang w:val="en-US" w:eastAsia="zh-CN"/>
          </w:rPr>
          <w:t xml:space="preserve"> </w:t>
        </w:r>
      </w:ins>
      <w:del w:id="48" w:author="AugF" w:date="2020-08-19T19:54:10Z">
        <w:r>
          <w:rPr/>
          <w:delText>G</w:delText>
        </w:r>
      </w:del>
      <w:del w:id="49" w:author="AugF" w:date="2020-08-19T19:54:09Z">
        <w:r>
          <w:rPr/>
          <w:delText>NN</w:delText>
        </w:r>
      </w:del>
      <w:del w:id="50" w:author="AugF" w:date="2020-08-19T19:54:02Z">
        <w:r>
          <w:rPr/>
          <w:delText>s co</w:delText>
        </w:r>
      </w:del>
      <w:del w:id="51" w:author="AugF" w:date="2020-08-19T19:54:01Z">
        <w:r>
          <w:rPr/>
          <w:delText>ver G</w:delText>
        </w:r>
      </w:del>
      <w:del w:id="52" w:author="AugF" w:date="2020-08-19T19:54:00Z">
        <w:r>
          <w:rPr/>
          <w:delText>NN work</w:delText>
        </w:r>
      </w:del>
      <w:del w:id="53" w:author="AugF" w:date="2020-08-19T19:53:59Z">
        <w:r>
          <w:rPr/>
          <w:delText>loa</w:delText>
        </w:r>
      </w:del>
      <w:del w:id="54" w:author="AugF" w:date="2020-08-19T19:53:58Z">
        <w:r>
          <w:rPr/>
          <w:delText>d</w:delText>
        </w:r>
      </w:del>
      <w:del w:id="55" w:author="AugF" w:date="2020-08-19T19:53:57Z">
        <w:r>
          <w:rPr/>
          <w:delText>s</w:delText>
        </w:r>
      </w:del>
      <w:r>
        <w:t>,</w:t>
      </w:r>
      <w:commentRangeEnd w:id="0"/>
      <w:r>
        <w:rPr>
          <w:rStyle w:val="28"/>
        </w:rPr>
        <w:commentReference w:id="0"/>
      </w:r>
      <w:commentRangeEnd w:id="1"/>
      <w:r>
        <w:commentReference w:id="1"/>
      </w:r>
      <w:r>
        <w:t xml:space="preserve"> we select typical algorithms by complexities of edge/vertex calculation</w:t>
      </w:r>
      <w:ins w:id="56" w:author="AugF" w:date="2020-08-19T20:07:18Z">
        <w:r>
          <w:rPr>
            <w:rFonts w:hint="eastAsia" w:eastAsia="宋体"/>
            <w:lang w:val="en-US" w:eastAsia="zh-CN"/>
          </w:rPr>
          <w:t xml:space="preserve"> t</w:t>
        </w:r>
      </w:ins>
      <w:ins w:id="57" w:author="AugF" w:date="2020-08-19T20:07:19Z">
        <w:r>
          <w:rPr>
            <w:rFonts w:hint="eastAsia" w:eastAsia="宋体"/>
            <w:lang w:val="en-US" w:eastAsia="zh-CN"/>
          </w:rPr>
          <w:t xml:space="preserve">o </w:t>
        </w:r>
      </w:ins>
      <w:ins w:id="58" w:author="AugF" w:date="2020-08-19T21:33:59Z">
        <w:r>
          <w:rPr>
            <w:rFonts w:hint="eastAsia" w:eastAsia="宋体"/>
            <w:lang w:val="en-US" w:eastAsia="zh-CN"/>
          </w:rPr>
          <w:t>foc</w:t>
        </w:r>
      </w:ins>
      <w:ins w:id="59" w:author="AugF" w:date="2020-08-19T21:34:00Z">
        <w:r>
          <w:rPr>
            <w:rFonts w:hint="eastAsia" w:eastAsia="宋体"/>
            <w:lang w:val="en-US" w:eastAsia="zh-CN"/>
          </w:rPr>
          <w:t>us</w:t>
        </w:r>
      </w:ins>
      <w:ins w:id="60" w:author="AugF" w:date="2020-08-19T21:34:01Z">
        <w:r>
          <w:rPr>
            <w:rFonts w:hint="eastAsia" w:eastAsia="宋体"/>
            <w:lang w:val="en-US" w:eastAsia="zh-CN"/>
          </w:rPr>
          <w:t xml:space="preserve"> on </w:t>
        </w:r>
      </w:ins>
      <w:ins w:id="61" w:author="AugF" w:date="2020-08-19T20:07:34Z">
        <w:r>
          <w:rPr>
            <w:rFonts w:hint="eastAsia" w:eastAsia="宋体"/>
            <w:lang w:val="en-US" w:eastAsia="zh-CN"/>
          </w:rPr>
          <w:t>tra</w:t>
        </w:r>
      </w:ins>
      <w:ins w:id="62" w:author="AugF" w:date="2020-08-19T21:34:16Z">
        <w:r>
          <w:rPr>
            <w:rFonts w:hint="eastAsia" w:eastAsia="宋体"/>
            <w:lang w:val="en-US" w:eastAsia="zh-CN"/>
          </w:rPr>
          <w:t>i</w:t>
        </w:r>
      </w:ins>
      <w:ins w:id="63" w:author="AugF" w:date="2020-08-19T20:07:34Z">
        <w:r>
          <w:rPr>
            <w:rFonts w:hint="eastAsia" w:eastAsia="宋体"/>
            <w:lang w:val="en-US" w:eastAsia="zh-CN"/>
          </w:rPr>
          <w:t>n</w:t>
        </w:r>
      </w:ins>
      <w:ins w:id="64" w:author="AugF" w:date="2020-08-19T20:07:35Z">
        <w:r>
          <w:rPr>
            <w:rFonts w:hint="eastAsia" w:eastAsia="宋体"/>
            <w:lang w:val="en-US" w:eastAsia="zh-CN"/>
          </w:rPr>
          <w:t xml:space="preserve">ing </w:t>
        </w:r>
      </w:ins>
      <w:ins w:id="65" w:author="AugF" w:date="2020-08-19T21:34:11Z">
        <w:r>
          <w:rPr>
            <w:rFonts w:hint="eastAsia" w:eastAsia="宋体"/>
            <w:lang w:val="en-US" w:eastAsia="zh-CN"/>
          </w:rPr>
          <w:t>s</w:t>
        </w:r>
      </w:ins>
      <w:ins w:id="66" w:author="AugF" w:date="2020-08-19T21:34:12Z">
        <w:r>
          <w:rPr>
            <w:rFonts w:hint="eastAsia" w:eastAsia="宋体"/>
            <w:lang w:val="en-US" w:eastAsia="zh-CN"/>
          </w:rPr>
          <w:t>tage</w:t>
        </w:r>
      </w:ins>
      <w:r>
        <w:t xml:space="preserve">. We analyze the performance bottleneck by breaking down training time, study the effects of hyper-parameters and sampling </w:t>
      </w:r>
      <w:del w:id="67" w:author="Dell" w:date="2020-08-19T16:00:00Z">
        <w:r>
          <w:rPr>
            <w:rFonts w:hint="eastAsia" w:asciiTheme="minorEastAsia" w:hAnsiTheme="minorEastAsia" w:eastAsiaTheme="minorEastAsia"/>
            <w:lang w:eastAsia="zh-CN"/>
          </w:rPr>
          <w:delText>technologies</w:delText>
        </w:r>
      </w:del>
      <w:ins w:id="68" w:author="Dell" w:date="2020-08-19T16:00:00Z">
        <w:r>
          <w:rPr>
            <w:rFonts w:hint="eastAsia" w:asciiTheme="minorEastAsia" w:hAnsiTheme="minorEastAsia" w:eastAsiaTheme="minorEastAsia"/>
            <w:lang w:eastAsia="zh-CN"/>
          </w:rPr>
          <w:t>met</w:t>
        </w:r>
      </w:ins>
      <w:ins w:id="69" w:author="Dell" w:date="2020-08-19T16:00:00Z">
        <w:r>
          <w:rPr/>
          <w:t>hods</w:t>
        </w:r>
      </w:ins>
      <w:r>
        <w:t xml:space="preserve">, and </w:t>
      </w:r>
      <w:del w:id="70" w:author="Dell" w:date="2020-08-19T16:00:00Z">
        <w:r>
          <w:rPr/>
          <w:delText xml:space="preserve">find </w:delText>
        </w:r>
      </w:del>
      <w:ins w:id="71" w:author="Dell" w:date="2020-08-19T16:00:00Z">
        <w:r>
          <w:rPr/>
          <w:t xml:space="preserve">explore </w:t>
        </w:r>
      </w:ins>
      <w:del w:id="72" w:author="Dell" w:date="2020-08-19T16:00:00Z">
        <w:r>
          <w:rPr/>
          <w:delText xml:space="preserve">factors of </w:delText>
        </w:r>
      </w:del>
      <w:r>
        <w:t>memory usage</w:t>
      </w:r>
      <w:ins w:id="73" w:author="Dell" w:date="2020-08-19T16:00:00Z">
        <w:r>
          <w:rPr/>
          <w:t xml:space="preserve"> factors</w:t>
        </w:r>
      </w:ins>
      <w:ins w:id="74" w:author="Dell" w:date="2020-08-19T16:01:00Z">
        <w:r>
          <w:rPr/>
          <w:t>.</w:t>
        </w:r>
      </w:ins>
      <w:del w:id="75" w:author="Dell" w:date="2020-08-19T16:00:00Z">
        <w:r>
          <w:rPr/>
          <w:delText>.</w:delText>
        </w:r>
      </w:del>
      <w:r>
        <w:t xml:space="preserve"> </w:t>
      </w:r>
      <w:ins w:id="76" w:author="Dell" w:date="2020-08-19T16:01:00Z">
        <w:r>
          <w:rPr/>
          <w:t xml:space="preserve">Based on the evaluation, we finally </w:t>
        </w:r>
      </w:ins>
      <w:del w:id="77" w:author="Dell" w:date="2020-08-19T16:01:00Z">
        <w:r>
          <w:rPr/>
          <w:delText xml:space="preserve">We finally </w:delText>
        </w:r>
      </w:del>
      <w:r>
        <w:t xml:space="preserve">put forward </w:t>
      </w:r>
      <w:del w:id="78" w:author="Dell" w:date="2020-08-19T16:01:00Z">
        <w:r>
          <w:rPr/>
          <w:delText xml:space="preserve">some </w:delText>
        </w:r>
      </w:del>
      <w:ins w:id="79" w:author="Dell" w:date="2020-08-19T16:01:00Z">
        <w:r>
          <w:rPr/>
          <w:t xml:space="preserve">the </w:t>
        </w:r>
      </w:ins>
      <w:r>
        <w:t>key findings</w:t>
      </w:r>
      <w:ins w:id="80" w:author="Dell" w:date="2020-08-19T16:02:00Z">
        <w:r>
          <w:rPr/>
          <w:t>, which are useful for GNN system researchers,</w:t>
        </w:r>
      </w:ins>
      <w:ins w:id="81" w:author="Dell" w:date="2020-08-19T16:03:00Z">
        <w:r>
          <w:rPr/>
          <w:t xml:space="preserve"> </w:t>
        </w:r>
      </w:ins>
      <w:del w:id="82" w:author="Dell" w:date="2020-08-19T16:02:00Z">
        <w:r>
          <w:rPr/>
          <w:delText xml:space="preserve"> </w:delText>
        </w:r>
      </w:del>
      <w:r>
        <w:t>for GNN training</w:t>
      </w:r>
      <w:ins w:id="83" w:author="Dell" w:date="2020-08-19T16:03:00Z">
        <w:r>
          <w:rPr/>
          <w:t>.</w:t>
        </w:r>
      </w:ins>
      <w:del w:id="84" w:author="Dell" w:date="2020-08-19T16:01:00Z">
        <w:r>
          <w:rPr/>
          <w:delText xml:space="preserve"> and hope our work </w:delText>
        </w:r>
      </w:del>
      <w:del w:id="85" w:author="Dell" w:date="2020-08-19T16:02:00Z">
        <w:r>
          <w:rPr/>
          <w:delText>can help GNN system researchers.</w:delText>
        </w:r>
      </w:del>
    </w:p>
    <w:p>
      <w:pPr>
        <w:pStyle w:val="30"/>
      </w:pPr>
      <w:r>
        <w:rPr>
          <w:rFonts w:hint="eastAsia" w:eastAsia="宋体"/>
          <w:lang w:eastAsia="zh-CN"/>
        </w:rPr>
        <w:t xml:space="preserve">Keywords: </w:t>
      </w:r>
      <w:r>
        <w:t>graph neural network, performance bottleneck, deep learning, characterization</w:t>
      </w:r>
    </w:p>
    <w:p>
      <w:pPr>
        <w:pStyle w:val="2"/>
        <w:numPr>
          <w:ilvl w:val="0"/>
          <w:numId w:val="1"/>
        </w:numPr>
      </w:pPr>
      <w:bookmarkStart w:id="0" w:name="introduction"/>
      <w:r>
        <w:t>Introduction</w:t>
      </w:r>
      <w:bookmarkEnd w:id="0"/>
    </w:p>
    <w:p>
      <w:pPr>
        <w:pStyle w:val="30"/>
      </w:pPr>
      <w:r>
        <w:t xml:space="preserve">In recent years, the graph neural network (GNN) </w:t>
      </w:r>
      <w:del w:id="86" w:author="Dell" w:date="2020-08-19T16:03:00Z">
        <w:r>
          <w:rPr/>
          <w:delText xml:space="preserve">is </w:delText>
        </w:r>
      </w:del>
      <w:ins w:id="87"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GNN can learn the representation of vertices/edges in a graph from its topology and </w:t>
      </w:r>
      <w:ins w:id="88" w:author="Dell" w:date="2020-08-19T16:05:00Z">
        <w:r>
          <w:rPr/>
          <w:t xml:space="preserve">the </w:t>
        </w:r>
      </w:ins>
      <w:r>
        <w:t xml:space="preserve">original feature vectors in an </w:t>
      </w:r>
      <w:r>
        <w:rPr>
          <w:i/>
        </w:rPr>
        <w:t>end-to-end</w:t>
      </w:r>
      <w:r>
        <w:t xml:space="preserve"> manner. The </w:t>
      </w:r>
      <w:ins w:id="89" w:author="Dell" w:date="2020-08-19T16:04:00Z">
        <w:r>
          <w:rPr/>
          <w:t xml:space="preserve">GNN has </w:t>
        </w:r>
      </w:ins>
      <w:del w:id="90" w:author="Dell" w:date="2020-08-19T16:04:00Z">
        <w:r>
          <w:rPr/>
          <w:delText xml:space="preserve">strong expressive </w:delText>
        </w:r>
      </w:del>
      <w:r>
        <w:t>power</w:t>
      </w:r>
      <w:ins w:id="91" w:author="Dell" w:date="2020-08-19T16:04:00Z">
        <w:r>
          <w:rPr/>
          <w:t>ful expression ability which</w:t>
        </w:r>
      </w:ins>
      <w:r>
        <w:t xml:space="preserve"> makes </w:t>
      </w:r>
      <w:ins w:id="92" w:author="Dell" w:date="2020-08-19T16:05:00Z">
        <w:r>
          <w:rPr/>
          <w:t xml:space="preserve">it </w:t>
        </w:r>
      </w:ins>
      <w:del w:id="93" w:author="Dell" w:date="2020-08-19T16:04:00Z">
        <w:r>
          <w:rPr/>
          <w:delText xml:space="preserve">GNN </w:delText>
        </w:r>
      </w:del>
      <w:r>
        <w:t xml:space="preserve">achieve </w:t>
      </w:r>
      <w:del w:id="94" w:author="Dell" w:date="2020-08-19T16:05:00Z">
        <w:r>
          <w:rPr/>
          <w:delText xml:space="preserve">impressive </w:delText>
        </w:r>
      </w:del>
      <w:ins w:id="95" w:author="Dell" w:date="2020-08-19T16:05:00Z">
        <w:r>
          <w:rPr/>
          <w:t xml:space="preserve">good </w:t>
        </w:r>
      </w:ins>
      <w:r>
        <w:t>accuracy in node classification, link prediction, and graph classification [</w:t>
      </w:r>
      <w:r>
        <w:fldChar w:fldCharType="begin"/>
      </w:r>
      <w:r>
        <w:instrText xml:space="preserve"> HYPERLINK \l "_bookmark53" </w:instrText>
      </w:r>
      <w:r>
        <w:fldChar w:fldCharType="separate"/>
      </w:r>
      <w:r>
        <w:t>8</w:t>
      </w:r>
      <w:r>
        <w:fldChar w:fldCharType="end"/>
      </w:r>
      <w:r>
        <w:t xml:space="preserve">, </w:t>
      </w:r>
      <w:r>
        <w:fldChar w:fldCharType="begin"/>
      </w:r>
      <w:r>
        <w:instrText xml:space="preserve"> HYPERLINK \l "_bookmark54" </w:instrText>
      </w:r>
      <w:r>
        <w:fldChar w:fldCharType="separate"/>
      </w:r>
      <w:r>
        <w:t>9</w:t>
      </w:r>
      <w:r>
        <w:fldChar w:fldCharType="end"/>
      </w:r>
      <w:r>
        <w:t>,</w:t>
      </w:r>
      <w:r>
        <w:rPr>
          <w:spacing w:val="25"/>
        </w:rPr>
        <w:t xml:space="preserve"> </w:t>
      </w:r>
      <w:r>
        <w:fldChar w:fldCharType="begin"/>
      </w:r>
      <w:r>
        <w:instrText xml:space="preserve"> HYPERLINK \l "_bookmark55" </w:instrText>
      </w:r>
      <w:r>
        <w:fldChar w:fldCharType="separate"/>
      </w:r>
      <w:r>
        <w:t>10</w:t>
      </w:r>
      <w:r>
        <w:fldChar w:fldCharType="end"/>
      </w:r>
      <w:r>
        <w:t>].</w:t>
      </w:r>
    </w:p>
    <w:p>
      <w:pPr>
        <w:pStyle w:val="3"/>
      </w:pPr>
      <w:r>
        <w:rPr>
          <w:rFonts w:hint="eastAsia"/>
        </w:rPr>
        <w:t>To train GNN easily, a series of graph neural network learning libraries/systems [11, 12, 13, 14, 15] are proposed. PyG [11], NeuGraph [13], PGL [15]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multiple backends). They provide users with a high-level programming model (message-passing for PyG/PGL/DGL and SAGA-NN for NeuGraph) to describe the structure of a GNN. They take advantage of the common tools provided by the frameworks like the automatic differentiation to simplify the development. The GNN learning libraries/systems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p>
    <w:p>
      <w:pPr>
        <w:pStyle w:val="3"/>
        <w:rPr>
          <w:del w:id="96" w:author="Dell" w:date="2020-08-19T16:08:00Z"/>
        </w:rPr>
      </w:pPr>
      <w:r>
        <w:rPr>
          <w:rFonts w:hint="eastAsia"/>
        </w:rPr>
        <w:t xml:space="preserve">However, </w:t>
      </w:r>
      <w:del w:id="97" w:author="Dell" w:date="2020-08-19T16:07:00Z">
        <w:r>
          <w:rPr>
            <w:rFonts w:hint="eastAsia"/>
          </w:rPr>
          <w:delText xml:space="preserve">whether </w:delText>
        </w:r>
      </w:del>
      <w:ins w:id="98" w:author="Dell" w:date="2020-08-19T16:07:00Z">
        <w:r>
          <w:rPr/>
          <w:t xml:space="preserve">to what extend does </w:t>
        </w:r>
      </w:ins>
      <w:r>
        <w:rPr>
          <w:rFonts w:hint="eastAsia"/>
        </w:rPr>
        <w:t>these optimizations solve the real performance bottleneck is still in doubt. Yan et al. [16] and Zhang et al. [17] analyze the performance characteristics of the GNN inference from the architectural view. They find that the GNN inference is more cache-friendly than the traditional graph analysis (like PageRank) and is suitable for GPU. They verify the effectiveness of the kernel</w:t>
      </w:r>
      <w:ins w:id="99" w:author="Dell" w:date="2020-08-19T16:08:00Z">
        <w:r>
          <w:rPr/>
          <w:t xml:space="preserve"> </w:t>
        </w:r>
      </w:ins>
    </w:p>
    <w:p>
      <w:pPr>
        <w:pStyle w:val="3"/>
      </w:pPr>
      <w:r>
        <w:rPr>
          <w:rFonts w:hint="eastAsia"/>
        </w:rPr>
        <w:t>fusion optimization in reducing the inference time. Nevertheless, [16] and [17] focus on the inference phase and do</w:t>
      </w:r>
      <w:del w:id="100" w:author="Dell" w:date="2020-08-19T16:08:00Z">
        <w:r>
          <w:rPr>
            <w:rFonts w:hint="eastAsia"/>
          </w:rPr>
          <w:delText>es</w:delText>
        </w:r>
      </w:del>
      <w:r>
        <w:rPr>
          <w:rFonts w:hint="eastAsia"/>
        </w:rPr>
        <w:t xml:space="preserve"> not discuss the performance bottleneck in the training phase.</w:t>
      </w:r>
    </w:p>
    <w:p>
      <w:pPr>
        <w:pStyle w:val="3"/>
        <w:rPr>
          <w:rFonts w:eastAsia="宋体"/>
          <w:lang w:eastAsia="zh-CN"/>
        </w:rPr>
      </w:pPr>
      <w:r>
        <w:rPr>
          <w:rFonts w:hint="eastAsia"/>
        </w:rPr>
        <w:t xml:space="preserve">To </w:t>
      </w:r>
      <w:del w:id="101" w:author="Dell" w:date="2020-08-19T16:08:00Z">
        <w:r>
          <w:rPr>
            <w:rFonts w:hint="eastAsia"/>
          </w:rPr>
          <w:delText xml:space="preserve">find out </w:delText>
        </w:r>
      </w:del>
      <w:ins w:id="102" w:author="Dell" w:date="2020-08-19T16:08:00Z">
        <w:r>
          <w:rPr/>
          <w:t xml:space="preserve">explore </w:t>
        </w:r>
      </w:ins>
      <w:r>
        <w:rPr>
          <w:rFonts w:hint="eastAsia"/>
        </w:rPr>
        <w:t xml:space="preserve">the </w:t>
      </w:r>
      <w:ins w:id="103" w:author="Dell" w:date="2020-08-19T16:08:00Z">
        <w:r>
          <w:rPr/>
          <w:t xml:space="preserve">essential </w:t>
        </w:r>
      </w:ins>
      <w:r>
        <w:rPr>
          <w:rFonts w:hint="eastAsia"/>
        </w:rPr>
        <w:t xml:space="preserve">performance bottleneck in the GNN training, we conduct </w:t>
      </w:r>
      <w:ins w:id="104" w:author="Dell" w:date="2020-08-19T16:09:00Z">
        <w:r>
          <w:rPr/>
          <w:t xml:space="preserve">a range of </w:t>
        </w:r>
      </w:ins>
      <w:r>
        <w:rPr>
          <w:rFonts w:hint="eastAsia"/>
        </w:rPr>
        <w:t xml:space="preserve">experimental analysis in </w:t>
      </w:r>
      <w:ins w:id="105" w:author="Dell" w:date="2020-08-19T16:09:00Z">
        <w:r>
          <w:rPr/>
          <w:t xml:space="preserve">deep in </w:t>
        </w:r>
      </w:ins>
      <w:r>
        <w:rPr>
          <w:rFonts w:hint="eastAsia"/>
        </w:rPr>
        <w:t xml:space="preserve">this work. We model the typical GNNs with the message-passing framework. Since we focus on the efficiency issue of GNN training instead of </w:t>
      </w:r>
      <w:ins w:id="106" w:author="Dell" w:date="2020-08-19T16:30:00Z">
        <w:r>
          <w:rPr/>
          <w:t xml:space="preserve">the </w:t>
        </w:r>
      </w:ins>
      <w:r>
        <w:rPr>
          <w:rFonts w:hint="eastAsia"/>
        </w:rPr>
        <w:t>accuracy, we classify the typical GNNs into four quadrants</w:t>
      </w:r>
      <w:r>
        <w:rPr>
          <w:rFonts w:hint="eastAsia" w:eastAsia="宋体"/>
          <w:lang w:eastAsia="zh-CN"/>
        </w:rPr>
        <w:t xml:space="preserve"> according to their vertex and edge calculation time complexity. We </w:t>
      </w:r>
      <w:del w:id="107" w:author="Dell" w:date="2020-08-19T16:30:00Z">
        <w:r>
          <w:rPr>
            <w:rFonts w:hint="eastAsia" w:eastAsia="宋体"/>
            <w:lang w:eastAsia="zh-CN"/>
          </w:rPr>
          <w:delText xml:space="preserve">pick </w:delText>
        </w:r>
      </w:del>
      <w:ins w:id="108"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 xml:space="preserve">[6] and GaAN [7] as representative GNNs with different edge/vertex calculation complexities. We implement them with PyG and evaluate their efficiency with six real-world datasets on GPU. </w:t>
      </w:r>
      <w:del w:id="109" w:author="Dell" w:date="2020-08-19T16:31:00Z">
        <w:r>
          <w:rPr>
            <w:rFonts w:hint="eastAsia" w:eastAsia="宋体"/>
            <w:lang w:eastAsia="zh-CN"/>
          </w:rPr>
          <w:delText>We verify t</w:delText>
        </w:r>
      </w:del>
      <w:ins w:id="110" w:author="Dell" w:date="2020-08-19T16:31:00Z">
        <w:r>
          <w:rPr>
            <w:rFonts w:eastAsia="宋体"/>
            <w:lang w:eastAsia="zh-CN"/>
          </w:rPr>
          <w:t>T</w:t>
        </w:r>
      </w:ins>
      <w:r>
        <w:rPr>
          <w:rFonts w:hint="eastAsia" w:eastAsia="宋体"/>
          <w:lang w:eastAsia="zh-CN"/>
        </w:rPr>
        <w:t xml:space="preserve">he correctness of the complexity analysis </w:t>
      </w:r>
      <w:ins w:id="111" w:author="Dell" w:date="2020-08-19T16:31:00Z">
        <w:r>
          <w:rPr>
            <w:rFonts w:hint="eastAsia" w:eastAsia="宋体"/>
            <w:lang w:eastAsia="zh-CN"/>
          </w:rPr>
          <w:t>is</w:t>
        </w:r>
      </w:ins>
      <w:ins w:id="112" w:author="Dell" w:date="2020-08-19T16:31:00Z">
        <w:r>
          <w:rPr>
            <w:rFonts w:eastAsia="宋体"/>
            <w:lang w:eastAsia="zh-CN"/>
          </w:rPr>
          <w:t xml:space="preserve"> </w:t>
        </w:r>
      </w:ins>
      <w:ins w:id="113" w:author="Dell" w:date="2020-08-19T16:31:00Z">
        <w:r>
          <w:rPr>
            <w:rFonts w:hint="eastAsia" w:eastAsia="宋体"/>
            <w:lang w:eastAsia="zh-CN"/>
          </w:rPr>
          <w:t>verif</w:t>
        </w:r>
      </w:ins>
      <w:ins w:id="114" w:author="Dell" w:date="2020-08-19T16:31:00Z">
        <w:r>
          <w:rPr>
            <w:rFonts w:eastAsia="宋体"/>
            <w:lang w:eastAsia="zh-CN"/>
          </w:rPr>
          <w:t xml:space="preserve">ied </w:t>
        </w:r>
      </w:ins>
      <w:r>
        <w:rPr>
          <w:rFonts w:hint="eastAsia" w:eastAsia="宋体"/>
          <w:lang w:eastAsia="zh-CN"/>
        </w:rPr>
        <w:t xml:space="preserve">by measuring the effects of the hyper-parameters on the training time and memory usage. We </w:t>
      </w:r>
      <w:del w:id="115" w:author="Dell" w:date="2020-08-19T16:32:00Z">
        <w:r>
          <w:rPr>
            <w:rFonts w:hint="eastAsia" w:eastAsia="宋体"/>
            <w:lang w:eastAsia="zh-CN"/>
          </w:rPr>
          <w:delText xml:space="preserve">find out </w:delText>
        </w:r>
      </w:del>
      <w:ins w:id="116" w:author="Dell" w:date="2020-08-19T16:32:00Z">
        <w:r>
          <w:rPr>
            <w:rFonts w:eastAsia="宋体"/>
            <w:lang w:eastAsia="zh-CN"/>
          </w:rPr>
          <w:t xml:space="preserve">identify </w:t>
        </w:r>
      </w:ins>
      <w:r>
        <w:rPr>
          <w:rFonts w:hint="eastAsia" w:eastAsia="宋体"/>
          <w:lang w:eastAsia="zh-CN"/>
        </w:rPr>
        <w:t xml:space="preserve">the most time-consuming stage in GNN training by decomposing the training time per epoch from the layer level to the operator level. We analyze the memory usage during the training to discover the main factor that limits the data scalability of GNN training on GPU. Finally, we evaluate whether </w:t>
      </w:r>
      <w:ins w:id="117"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118" w:author="Dell" w:date="2020-08-19T16:33:00Z">
        <w:r>
          <w:rPr>
            <w:rFonts w:eastAsia="宋体"/>
            <w:lang w:eastAsia="zh-CN"/>
          </w:rPr>
          <w:t>T</w:t>
        </w:r>
      </w:ins>
      <w:del w:id="119" w:author="Dell" w:date="2020-08-19T16:33:00Z">
        <w:r>
          <w:rPr>
            <w:rFonts w:hint="eastAsia" w:eastAsia="宋体"/>
            <w:lang w:eastAsia="zh-CN"/>
          </w:rPr>
          <w:delText xml:space="preserve">Our </w:delText>
        </w:r>
      </w:del>
      <w:ins w:id="120" w:author="Dell" w:date="2020-08-19T16:33:00Z">
        <w:r>
          <w:rPr>
            <w:rFonts w:hint="eastAsia" w:eastAsia="宋体"/>
            <w:lang w:eastAsia="zh-CN"/>
          </w:rPr>
          <w:t>he</w:t>
        </w:r>
      </w:ins>
      <w:ins w:id="121"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pPr>
      <w:r>
        <w:rPr>
          <w:b/>
          <w:rPrChange w:id="122" w:author="Dell" w:date="2020-08-19T16:34:00Z">
            <w:rPr/>
          </w:rPrChange>
        </w:rPr>
        <w:t>The training time and the memory usage of a GNN layer is mainly affected by the dimensions of the input/output hidden feature vectors.</w:t>
      </w:r>
      <w:r>
        <w:t xml:space="preserve"> The training time and memory usage increase </w:t>
      </w:r>
      <w:r>
        <w:rPr>
          <w:i/>
        </w:rPr>
        <w:t>linearly</w:t>
      </w:r>
      <w:r>
        <w:t xml:space="preserve"> with hyper-parameters.</w:t>
      </w:r>
    </w:p>
    <w:p>
      <w:pPr>
        <w:numPr>
          <w:ilvl w:val="0"/>
          <w:numId w:val="2"/>
        </w:numPr>
      </w:pPr>
      <w:r>
        <w:rPr>
          <w:b/>
          <w:rPrChange w:id="123" w:author="Dell" w:date="2020-08-19T16:34:00Z">
            <w:rPr/>
          </w:rPrChange>
        </w:rPr>
        <w:t>The edge-related calculation is the performance bottleneck for most GNNs.</w:t>
      </w:r>
      <w:r>
        <w:t xml:space="preserve"> The majority of the training time is spent on it. For GNNs with high edge calculation complexity, optimizations should focus on the implementation of the messag</w:t>
      </w:r>
      <w:ins w:id="124" w:author="Dell" w:date="2020-08-19T16:35:00Z">
        <w:r>
          <w:rPr/>
          <w:t>ing</w:t>
        </w:r>
      </w:ins>
      <w:del w:id="125" w:author="Dell" w:date="2020-08-19T16:35:00Z">
        <w:r>
          <w:rPr/>
          <w:delText>e</w:delText>
        </w:r>
      </w:del>
      <w:r>
        <w:t xml:space="preserve"> function that is conducted on every edge during the edge calculation. For GNNs with low edge calculation complexity, optimizations should focus on the collect</w:t>
      </w:r>
      <w:ins w:id="126" w:author="Dell" w:date="2020-08-19T16:35:00Z">
        <w:r>
          <w:rPr/>
          <w:t>ion</w:t>
        </w:r>
      </w:ins>
      <w:r>
        <w:t xml:space="preserve"> step and the aggregation step of the edge calculation. Overlapping the data accessing </w:t>
      </w:r>
      <w:ins w:id="127" w:author="Dell" w:date="2020-08-19T16:35:00Z">
        <w:r>
          <w:rPr/>
          <w:t xml:space="preserve">time </w:t>
        </w:r>
      </w:ins>
      <w:r>
        <w:t xml:space="preserve">with the computation </w:t>
      </w:r>
      <w:ins w:id="128" w:author="Dell" w:date="2020-08-19T16:35:00Z">
        <w:r>
          <w:rPr/>
          <w:t xml:space="preserve">time </w:t>
        </w:r>
      </w:ins>
      <w:r>
        <w:t>is a potential optimizing direction.</w:t>
      </w:r>
    </w:p>
    <w:p>
      <w:pPr>
        <w:numPr>
          <w:ilvl w:val="0"/>
          <w:numId w:val="2"/>
        </w:numPr>
        <w:rPr>
          <w:b/>
          <w:bCs/>
          <w:rPrChange w:id="129" w:author="AugF" w:date="2020-08-19T20:08:56Z">
            <w:rPr/>
          </w:rPrChange>
        </w:rPr>
      </w:pPr>
      <w:r>
        <w:rPr>
          <w:b/>
          <w:bCs/>
          <w:rPrChange w:id="130" w:author="AugF" w:date="2020-08-19T20:08:56Z">
            <w:rPr/>
          </w:rPrChange>
        </w:rPr>
        <w:t>The high memory usage caused by the intermediate results of the edge calculation is the main factor</w:t>
      </w:r>
      <w:ins w:id="131" w:author="AugF" w:date="2020-08-21T10:48:29Z">
        <w:r>
          <w:rPr>
            <w:rFonts w:hint="eastAsia" w:eastAsia="宋体"/>
            <w:b/>
            <w:bCs/>
            <w:lang w:val="en-US" w:eastAsia="zh-CN"/>
          </w:rPr>
          <w:t>.</w:t>
        </w:r>
      </w:ins>
      <w:ins w:id="132" w:author="AugF" w:date="2020-08-21T10:48:30Z">
        <w:r>
          <w:rPr>
            <w:rFonts w:hint="eastAsia" w:eastAsia="宋体"/>
            <w:b/>
            <w:bCs/>
            <w:lang w:val="en-US" w:eastAsia="zh-CN"/>
          </w:rPr>
          <w:t xml:space="preserve"> I</w:t>
        </w:r>
      </w:ins>
      <w:ins w:id="133" w:author="AugF" w:date="2020-08-21T10:48:31Z">
        <w:r>
          <w:rPr>
            <w:rFonts w:hint="eastAsia" w:eastAsia="宋体"/>
            <w:b/>
            <w:bCs/>
            <w:lang w:val="en-US" w:eastAsia="zh-CN"/>
          </w:rPr>
          <w:t xml:space="preserve">t </w:t>
        </w:r>
      </w:ins>
      <w:del w:id="134" w:author="AugF" w:date="2020-08-21T10:48:29Z">
        <w:r>
          <w:rPr>
            <w:b/>
            <w:bCs/>
            <w:rPrChange w:id="135" w:author="AugF" w:date="2020-08-19T20:08:56Z">
              <w:rPr/>
            </w:rPrChange>
          </w:rPr>
          <w:delText xml:space="preserve"> </w:delText>
        </w:r>
      </w:del>
      <w:del w:id="136" w:author="AugF" w:date="2020-08-21T10:48:28Z">
        <w:r>
          <w:rPr>
            <w:b/>
            <w:bCs/>
            <w:rPrChange w:id="137" w:author="AugF" w:date="2020-08-19T20:08:56Z">
              <w:rPr/>
            </w:rPrChange>
          </w:rPr>
          <w:delText>t</w:delText>
        </w:r>
      </w:del>
      <w:del w:id="138" w:author="AugF" w:date="2020-08-21T10:48:28Z">
        <w:r>
          <w:rPr>
            <w:b/>
            <w:bCs/>
            <w:rPrChange w:id="139" w:author="AugF" w:date="2020-08-19T20:08:56Z">
              <w:rPr/>
            </w:rPrChange>
          </w:rPr>
          <w:delText>h</w:delText>
        </w:r>
      </w:del>
      <w:del w:id="140" w:author="AugF" w:date="2020-08-21T10:48:28Z">
        <w:r>
          <w:rPr>
            <w:b/>
            <w:bCs/>
            <w:rPrChange w:id="141" w:author="AugF" w:date="2020-08-19T20:08:56Z">
              <w:rPr/>
            </w:rPrChange>
          </w:rPr>
          <w:delText>a</w:delText>
        </w:r>
      </w:del>
      <w:del w:id="142" w:author="AugF" w:date="2020-08-21T10:48:28Z">
        <w:r>
          <w:rPr>
            <w:b/>
            <w:bCs/>
            <w:rPrChange w:id="143" w:author="AugF" w:date="2020-08-19T20:08:56Z">
              <w:rPr/>
            </w:rPrChange>
          </w:rPr>
          <w:delText>t</w:delText>
        </w:r>
      </w:del>
      <w:del w:id="144" w:author="AugF" w:date="2020-08-21T10:48:28Z">
        <w:r>
          <w:rPr>
            <w:b/>
            <w:bCs/>
            <w:rPrChange w:id="145" w:author="AugF" w:date="2020-08-19T20:08:56Z">
              <w:rPr/>
            </w:rPrChange>
          </w:rPr>
          <w:delText xml:space="preserve"> </w:delText>
        </w:r>
      </w:del>
      <w:r>
        <w:rPr>
          <w:b/>
          <w:bCs/>
          <w:rPrChange w:id="146" w:author="AugF" w:date="2020-08-19T20:08:56Z">
            <w:rPr/>
          </w:rPrChange>
        </w:rPr>
        <w:t xml:space="preserve">prevents us from training </w:t>
      </w:r>
      <w:del w:id="147" w:author="Dell" w:date="2020-08-19T16:36:00Z">
        <w:r>
          <w:rPr>
            <w:b/>
            <w:bCs/>
            <w:rPrChange w:id="148" w:author="AugF" w:date="2020-08-19T20:08:56Z">
              <w:rPr/>
            </w:rPrChange>
          </w:rPr>
          <w:delText xml:space="preserve">big </w:delText>
        </w:r>
      </w:del>
      <w:ins w:id="149" w:author="Dell" w:date="2020-08-19T16:36:00Z">
        <w:r>
          <w:rPr>
            <w:b/>
            <w:bCs/>
            <w:rPrChange w:id="150" w:author="AugF" w:date="2020-08-19T20:08:56Z">
              <w:rPr/>
            </w:rPrChange>
          </w:rPr>
          <w:t xml:space="preserve">large scale </w:t>
        </w:r>
      </w:ins>
      <w:r>
        <w:rPr>
          <w:b/>
          <w:bCs/>
          <w:rPrChange w:id="151" w:author="AugF" w:date="2020-08-19T20:08:56Z">
            <w:rPr/>
          </w:rPrChange>
        </w:rPr>
        <w:t>graphs on GPU</w:t>
      </w:r>
      <w:ins w:id="152" w:author="Dell" w:date="2020-08-19T16:36:00Z">
        <w:r>
          <w:rPr>
            <w:b/>
            <w:bCs/>
            <w:rPrChange w:id="153" w:author="AugF" w:date="2020-08-19T20:08:56Z">
              <w:rPr/>
            </w:rPrChange>
          </w:rPr>
          <w:t>s</w:t>
        </w:r>
      </w:ins>
      <w:r>
        <w:rPr>
          <w:b/>
          <w:bCs/>
          <w:rPrChange w:id="154" w:author="AugF" w:date="2020-08-19T20:08:56Z">
            <w:rPr/>
          </w:rPrChange>
        </w:rPr>
        <w:t>.</w:t>
      </w:r>
    </w:p>
    <w:p>
      <w:pPr>
        <w:numPr>
          <w:ilvl w:val="0"/>
          <w:numId w:val="2"/>
        </w:numPr>
      </w:pPr>
      <w:r>
        <w:rPr>
          <w:b/>
          <w:bCs/>
          <w:rPrChange w:id="155" w:author="AugF" w:date="2020-08-19T20:09:06Z">
            <w:rPr/>
          </w:rPrChange>
        </w:rPr>
        <w:t xml:space="preserve">The sampling techniques can significantly reduce the training time and memory usage, but the </w:t>
      </w:r>
      <w:ins w:id="156" w:author="Dell" w:date="2020-08-19T16:36:00Z">
        <w:r>
          <w:rPr>
            <w:b/>
            <w:bCs/>
            <w:rPrChange w:id="157" w:author="AugF" w:date="2020-08-19T20:09:06Z">
              <w:rPr/>
            </w:rPrChange>
          </w:rPr>
          <w:t xml:space="preserve">existing </w:t>
        </w:r>
      </w:ins>
      <w:r>
        <w:rPr>
          <w:b/>
          <w:bCs/>
          <w:rPrChange w:id="158" w:author="AugF" w:date="2020-08-19T20:09:06Z">
            <w:rPr/>
          </w:rPrChange>
        </w:rPr>
        <w:t>implementation is still inefficient</w:t>
      </w:r>
      <w:r>
        <w:t>. The time spent on the sampling may exceed the time spent on the training under big batch sizes. How to make full use of the computing power of GPUs with the sampling techniques is another question to solve.</w:t>
      </w:r>
    </w:p>
    <w:p>
      <w:pPr>
        <w:pStyle w:val="30"/>
        <w:rPr>
          <w:ins w:id="159" w:author="AugF" w:date="2020-08-19T20:09:15Z"/>
        </w:rPr>
      </w:pPr>
      <w:r>
        <w:t xml:space="preserve">Based on the insights, </w:t>
      </w:r>
      <w:commentRangeStart w:id="2"/>
      <w:r>
        <w:t>we provide several potential optimization directions</w:t>
      </w:r>
      <w:ins w:id="160" w:author="AugF" w:date="2020-08-19T20:09:42Z">
        <w:r>
          <w:rPr>
            <w:rFonts w:hint="eastAsia" w:eastAsia="宋体"/>
            <w:lang w:val="en-US" w:eastAsia="zh-CN"/>
          </w:rPr>
          <w:t>:</w:t>
        </w:r>
      </w:ins>
      <w:del w:id="161" w:author="AugF" w:date="2020-08-19T20:09:42Z">
        <w:r>
          <w:rPr/>
          <w:delText>.</w:delText>
        </w:r>
      </w:del>
      <w:del w:id="162" w:author="AugF" w:date="2020-08-19T20:09:40Z">
        <w:r>
          <w:rPr/>
          <w:delText xml:space="preserve"> </w:delText>
        </w:r>
      </w:del>
    </w:p>
    <w:p>
      <w:pPr>
        <w:pStyle w:val="30"/>
        <w:rPr>
          <w:ins w:id="163" w:author="AugF" w:date="2020-08-19T23:02:10Z"/>
          <w:rFonts w:hint="eastAsia" w:eastAsia="宋体"/>
          <w:lang w:val="en-US" w:eastAsia="zh-CN"/>
        </w:rPr>
      </w:pPr>
      <w:ins w:id="164" w:author="AugF" w:date="2020-08-19T23:02:10Z">
        <w:r>
          <w:rPr>
            <w:rFonts w:hint="eastAsia" w:eastAsia="宋体"/>
            <w:lang w:val="en-US" w:eastAsia="zh-CN"/>
          </w:rPr>
          <w:t>1. If the GNN model has high edge calculation complexity, we can consider whether some operations can be precompute</w:t>
        </w:r>
      </w:ins>
      <w:ins w:id="165" w:author="AugF" w:date="2020-08-20T16:20:35Z">
        <w:r>
          <w:rPr>
            <w:rFonts w:hint="eastAsia" w:eastAsia="宋体"/>
            <w:lang w:val="en-US" w:eastAsia="zh-CN"/>
          </w:rPr>
          <w:t>d</w:t>
        </w:r>
      </w:ins>
      <w:ins w:id="166" w:author="AugF" w:date="2020-08-19T23:02:10Z">
        <w:r>
          <w:rPr>
            <w:rFonts w:hint="eastAsia" w:eastAsia="宋体"/>
            <w:lang w:val="en-US" w:eastAsia="zh-CN"/>
          </w:rPr>
          <w:t xml:space="preserve"> before the messaging step. And </w:t>
        </w:r>
      </w:ins>
      <w:ins w:id="167" w:author="AugF" w:date="2020-08-20T16:19:38Z">
        <w:r>
          <w:rPr>
            <w:rFonts w:hint="eastAsia" w:eastAsia="宋体"/>
            <w:lang w:val="en-US" w:eastAsia="zh-CN"/>
          </w:rPr>
          <w:t>o</w:t>
        </w:r>
      </w:ins>
      <w:ins w:id="168" w:author="AugF" w:date="2020-08-19T23:02:10Z">
        <w:r>
          <w:rPr>
            <w:rFonts w:hint="eastAsia" w:eastAsia="宋体"/>
            <w:lang w:val="en-US" w:eastAsia="zh-CN"/>
          </w:rPr>
          <w:t>ptimizing implement of basic operators on GPU is</w:t>
        </w:r>
      </w:ins>
      <w:ins w:id="169" w:author="AugF" w:date="2020-08-20T16:19:43Z">
        <w:r>
          <w:rPr>
            <w:rFonts w:hint="eastAsia" w:eastAsia="宋体"/>
            <w:lang w:val="en-US" w:eastAsia="zh-CN"/>
          </w:rPr>
          <w:t xml:space="preserve"> al</w:t>
        </w:r>
      </w:ins>
      <w:ins w:id="170" w:author="AugF" w:date="2020-08-20T16:19:44Z">
        <w:r>
          <w:rPr>
            <w:rFonts w:hint="eastAsia" w:eastAsia="宋体"/>
            <w:lang w:val="en-US" w:eastAsia="zh-CN"/>
          </w:rPr>
          <w:t>so</w:t>
        </w:r>
      </w:ins>
      <w:ins w:id="171" w:author="AugF" w:date="2020-08-19T23:02:10Z">
        <w:r>
          <w:rPr>
            <w:rFonts w:hint="eastAsia" w:eastAsia="宋体"/>
            <w:lang w:val="en-US" w:eastAsia="zh-CN"/>
          </w:rPr>
          <w:t xml:space="preserve"> a potential optimization.</w:t>
        </w:r>
      </w:ins>
    </w:p>
    <w:p>
      <w:pPr>
        <w:pStyle w:val="30"/>
        <w:rPr>
          <w:ins w:id="172" w:author="AugF" w:date="2020-08-19T23:02:10Z"/>
          <w:rFonts w:hint="eastAsia" w:eastAsia="宋体"/>
          <w:lang w:val="en-US" w:eastAsia="zh-CN"/>
        </w:rPr>
      </w:pPr>
      <w:ins w:id="173" w:author="AugF" w:date="2020-08-19T23:02:10Z">
        <w:r>
          <w:rPr>
            <w:rFonts w:hint="eastAsia" w:eastAsia="宋体"/>
            <w:lang w:val="en-US" w:eastAsia="zh-CN"/>
          </w:rPr>
          <w:t>2. The optimization work on the general framework, such as the optimized fuse operator in the aggregating step, is one possible solution that can bring benefits, especially for the GNN model with low edge calculation complexity.</w:t>
        </w:r>
      </w:ins>
    </w:p>
    <w:p>
      <w:pPr>
        <w:pStyle w:val="30"/>
        <w:rPr>
          <w:ins w:id="174" w:author="AugF" w:date="2020-08-19T23:02:10Z"/>
          <w:rFonts w:hint="eastAsia" w:eastAsia="宋体"/>
          <w:lang w:val="en-US" w:eastAsia="zh-CN"/>
        </w:rPr>
      </w:pPr>
      <w:ins w:id="175" w:author="AugF" w:date="2020-08-19T23:02:10Z">
        <w:r>
          <w:rPr>
            <w:rFonts w:hint="eastAsia" w:eastAsia="宋体"/>
            <w:lang w:val="en-US" w:eastAsia="zh-CN"/>
          </w:rPr>
          <w:t>3. To solve the problem of high memory usage in GNN training, we can consider multi-GPU distributed training. Besides, we can save checkpoints during the forward propagation and recalculates the missing results during the backpropagation.</w:t>
        </w:r>
      </w:ins>
    </w:p>
    <w:p>
      <w:pPr>
        <w:pStyle w:val="30"/>
        <w:rPr>
          <w:ins w:id="176" w:author="AugF" w:date="2020-08-19T23:02:14Z"/>
          <w:rFonts w:hint="eastAsia" w:eastAsia="宋体"/>
          <w:lang w:val="en-US" w:eastAsia="zh-CN"/>
        </w:rPr>
      </w:pPr>
      <w:ins w:id="177" w:author="AugF" w:date="2020-08-19T23:02:10Z">
        <w:r>
          <w:rPr>
            <w:rFonts w:hint="eastAsia" w:eastAsia="宋体"/>
            <w:lang w:val="en-US" w:eastAsia="zh-CN"/>
          </w:rPr>
          <w:t xml:space="preserve">4. Because the sampled subgraphs proposed in sampling techniques are usually small, we can train multiple batches asynchronously on the same GPU and use the asynchronous stochastic gradient descent to speed up the converge. </w:t>
        </w:r>
      </w:ins>
    </w:p>
    <w:commentRangeEnd w:id="2"/>
    <w:p>
      <w:pPr>
        <w:pStyle w:val="30"/>
      </w:pPr>
      <w:r>
        <w:rPr>
          <w:rStyle w:val="28"/>
        </w:rPr>
        <w:commentReference w:id="2"/>
      </w:r>
      <w:r>
        <w:t>We believe 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 xml:space="preserve">In this section, we formally define the graph neural network (GNN, for short) 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w:rPr>
            <w:rFonts w:ascii="Cambria Math" w:hAnsi="Cambria Math"/>
          </w:rPr>
          <m:t>=(</m:t>
        </m:r>
        <m:r>
          <m:rPr>
            <m:sty m:val="p"/>
            <m:scr m:val="script"/>
          </m:rPr>
          <w:rPr>
            <w:rFonts w:ascii="Cambria Math" w:hAnsi="Cambria Math"/>
          </w:rPr>
          <m:t>V</m:t>
        </m:r>
        <m:r>
          <w:rPr>
            <w:rFonts w:ascii="Cambria Math" w:hAnsi="Cambria Math"/>
          </w:rPr>
          <m:t>,</m:t>
        </m:r>
        <m:r>
          <m:rPr>
            <m:sty m:val="p"/>
            <m:scr m:val="script"/>
          </m:rPr>
          <w:rPr>
            <w:rFonts w:ascii="Cambria Math" w:hAnsi="Cambria Math"/>
          </w:rPr>
          <m:t>E</m:t>
        </m:r>
        <m: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E</m:t>
        </m:r>
      </m:oMath>
      <w:r>
        <w:t xml:space="preserve"> are the vertex set and the edge set of </w:t>
      </w:r>
      <m:oMath>
        <m:r>
          <m:rPr>
            <m:sty m:val="p"/>
            <m:scr m:val="script"/>
          </m:rPr>
          <w:rPr>
            <w:rFonts w:ascii="Cambria Math" w:hAnsi="Cambria Math"/>
          </w:rPr>
          <m:t>G</m:t>
        </m:r>
      </m:oMath>
      <w:r>
        <w:t xml:space="preserve">, respectively. Let </w:t>
      </w:r>
      <m:oMath>
        <m:r>
          <w:rPr>
            <w:rFonts w:ascii="Cambria Math" w:hAnsi="Cambria Math"/>
          </w:rPr>
          <m:t>n=|</m:t>
        </m:r>
        <m:r>
          <m:rPr>
            <m:sty m:val="p"/>
            <m:scr m:val="script"/>
          </m:rPr>
          <w:rPr>
            <w:rFonts w:ascii="Cambria Math" w:hAnsi="Cambria Math"/>
          </w:rPr>
          <m:t>V</m:t>
        </m:r>
        <m:r>
          <w:rPr>
            <w:rFonts w:ascii="Cambria Math" w:hAnsi="Cambria Math"/>
          </w:rPr>
          <m:t>|</m:t>
        </m:r>
      </m:oMath>
      <w:r>
        <w:t xml:space="preserve"> and </w:t>
      </w:r>
      <m:oMath>
        <m:r>
          <w:rPr>
            <w:rFonts w:ascii="Cambria Math" w:hAnsi="Cambria Math"/>
          </w:rPr>
          <m:t>m=|</m:t>
        </m:r>
        <m:r>
          <m:rPr>
            <m:sty m:val="p"/>
            <m:scr m:val="script"/>
          </m:rPr>
          <w:rPr>
            <w:rFonts w:ascii="Cambria Math" w:hAnsi="Cambria Math"/>
          </w:rPr>
          <m:t>E</m:t>
        </m:r>
        <m:r>
          <w:rPr>
            <w:rFonts w:ascii="Cambria Math" w:hAnsi="Cambria Math"/>
          </w:rPr>
          <m:t>|</m:t>
        </m:r>
      </m:oMath>
      <w:r>
        <w:t xml:space="preserve"> as the number of vertices/edges. We use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(0≤i&lt;n)</m:t>
        </m:r>
      </m:oMath>
      <w:r>
        <w:t xml:space="preserve"> to denote a vertex and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oMath>
      <w:r>
        <w:t xml:space="preserve"> to denote the edge pointing from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r>
          <m:rPr>
            <m:sty m:val="p"/>
            <m:scr m:val="script"/>
          </m:rPr>
          <w:rPr>
            <w:rFonts w:ascii="Cambria Math" w:hAnsi="Cambria Math"/>
          </w:rPr>
          <m:t>E</m:t>
        </m:r>
        <m: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2.1 General 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pPr>
      <w:r>
        <w:t xml:space="preserve">A GNN layer consists of </w:t>
      </w:r>
      <m:oMath>
        <m:r>
          <w:rPr>
            <w:rFonts w:ascii="Cambria Math" w:hAnsi="Cambria Math"/>
          </w:rPr>
          <m:t>n</m:t>
        </m:r>
      </m:oMath>
      <w:r>
        <w:t xml:space="preserve"> graph neurons, where </w:t>
      </w:r>
      <m:oMath>
        <m: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input layer. After aggregating input feature vectors and applying the non-linear transformation, the graph neuron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3</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4</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5</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6</m:t>
            </m:r>
            <m:ctrlPr>
              <w:rPr>
                <w:rFonts w:ascii="Cambria Math" w:hAnsi="Cambria Math"/>
              </w:rPr>
            </m:ctrlPr>
          </m:sub>
        </m:sSub>
        <m:r>
          <w:rPr>
            <w:rFonts w:ascii="Cambria Math" w:hAnsi="Cambria Math"/>
          </w:rPr>
          <m:t>}</m:t>
        </m:r>
      </m:oMath>
      <w:r>
        <w:t xml:space="preserve">,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oMath>
      <w:r>
        <w:t xml:space="preserve"> at 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1</m:t>
            </m:r>
            <m:ctrlPr>
              <w:rPr>
                <w:rFonts w:ascii="Cambria Math" w:hAnsi="Cambria Math"/>
              </w:rPr>
            </m:ctrlPr>
          </m:sub>
          <m:sup>
            <m: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r>
        <w:t xml:space="preserve">The connection between the input layer and the first GNN layer is determined by the topology of </w:t>
      </w:r>
      <m:oMath>
        <m:r>
          <m:rPr>
            <m:sty m:val="p"/>
            <m:scr m:val="script"/>
          </m:rPr>
          <w:rPr>
            <w:rFonts w:ascii="Cambria Math" w:hAnsi="Cambria Math"/>
          </w:rPr>
          <m:t>G</m:t>
        </m:r>
      </m:oMath>
      <w:r>
        <w:t xml:space="preserve">. In the traditional neural networks, neurons of neighboring layers are fully connected. In GNNs, two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w:rPr>
            <w:rFonts w:ascii="Cambria Math" w:hAnsi="Cambria Math"/>
          </w:rPr>
          <m:t>|</m:t>
        </m:r>
        <m:r>
          <m:rPr>
            <m:sty m:val="p"/>
            <m:scr m:val="script"/>
          </m:rPr>
          <w:rPr>
            <w:rFonts w:ascii="Cambria Math" w:hAnsi="Cambria Math"/>
          </w:rPr>
          <m:t>E</m:t>
        </m:r>
        <m:r>
          <w:rPr>
            <w:rFonts w:ascii="Cambria Math" w:hAnsi="Cambria Math"/>
          </w:rPr>
          <m:t>|≪|</m:t>
        </m:r>
        <m:r>
          <m:rPr>
            <m:sty m:val="p"/>
            <m:scr m:val="script"/>
          </m:rPr>
          <w:rPr>
            <w:rFonts w:ascii="Cambria Math" w:hAnsi="Cambria Math"/>
          </w:rPr>
          <m:t>V</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oMath>
      <w:r>
        <w:t>.</w:t>
      </w:r>
    </w:p>
    <w:p>
      <w:pPr>
        <w:pStyle w:val="3"/>
      </w:pPr>
      <w:r>
        <w:t xml:space="preserve">In the next GNN layer (Layer 1),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Though there are only two GNN layers in Figure </w:t>
      </w:r>
      <w:r>
        <w:fldChar w:fldCharType="begin"/>
      </w:r>
      <w:r>
        <w:instrText xml:space="preserve"> HYPERLINK \l "fig:general_structure_of_gnn" \h </w:instrText>
      </w:r>
      <w:r>
        <w:fldChar w:fldCharType="separate"/>
      </w:r>
      <w:r>
        <w:rPr>
          <w:rStyle w:val="26"/>
        </w:rPr>
        <w:t>1</w:t>
      </w:r>
      <w:r>
        <w:rPr>
          <w:rStyle w:val="26"/>
        </w:rPr>
        <w:fldChar w:fldCharType="end"/>
      </w:r>
      <w:r>
        <w:t>, a GNN allows us to stack more GNN layers to support deeper graph analysis.</w:t>
      </w:r>
    </w:p>
    <w:p>
      <w:pPr>
        <w:pStyle w:val="3"/>
      </w:pPr>
      <w:r>
        <w:t xml:space="preserve">Assume there are </w:t>
      </w:r>
      <m:oMath>
        <m:r>
          <w:rPr>
            <w:rFonts w:ascii="Cambria Math" w:hAnsi="Cambria Math"/>
          </w:rPr>
          <m:t>L</m:t>
        </m:r>
      </m:oMath>
      <w:r>
        <w:t xml:space="preserve"> GNN layers. The last GNN layer (Layer </w:t>
      </w:r>
      <m:oMath>
        <m: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the vertices in the </w:t>
      </w:r>
      <m:oMath>
        <m:r>
          <w:rPr>
            <w:rFonts w:ascii="Cambria Math" w:hAnsi="Cambria Math"/>
          </w:rPr>
          <m:t>L</m:t>
        </m:r>
      </m:oMath>
      <w:r>
        <w:t xml:space="preserve">-hop neighborhood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with 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as the example, as shown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Supporting end-to-end training is a prominent advantage of GNN, compared with other graph-based machine learning methods</w:t>
      </w:r>
      <w:ins w:id="178" w:author="AugF" w:date="2020-08-21T11:10:03Z">
        <w:r>
          <w:rPr>
            <w:rFonts w:hint="eastAsia" w:eastAsia="宋体"/>
            <w:lang w:val="en-US" w:eastAsia="zh-CN"/>
          </w:rPr>
          <w:t xml:space="preserve">. </w:t>
        </w:r>
      </w:ins>
      <w:ins w:id="179" w:author="AugF" w:date="2020-08-21T11:10:04Z">
        <w:r>
          <w:rPr>
            <w:rFonts w:hint="eastAsia" w:eastAsia="宋体"/>
            <w:lang w:val="en-US" w:eastAsia="zh-CN"/>
          </w:rPr>
          <w:t>For</w:t>
        </w:r>
      </w:ins>
      <w:ins w:id="180" w:author="AugF" w:date="2020-08-21T11:10:05Z">
        <w:r>
          <w:rPr>
            <w:rFonts w:hint="eastAsia" w:eastAsia="宋体"/>
            <w:lang w:val="en-US" w:eastAsia="zh-CN"/>
          </w:rPr>
          <w:t xml:space="preserve"> e</w:t>
        </w:r>
      </w:ins>
      <w:ins w:id="181" w:author="AugF" w:date="2020-08-21T11:10:06Z">
        <w:r>
          <w:rPr>
            <w:rFonts w:hint="eastAsia" w:eastAsia="宋体"/>
            <w:lang w:val="en-US" w:eastAsia="zh-CN"/>
          </w:rPr>
          <w:t>x</w:t>
        </w:r>
      </w:ins>
      <w:ins w:id="182" w:author="AugF" w:date="2020-08-21T11:10:08Z">
        <w:r>
          <w:rPr>
            <w:rFonts w:hint="eastAsia" w:eastAsia="宋体"/>
            <w:lang w:val="en-US" w:eastAsia="zh-CN"/>
          </w:rPr>
          <w:t>am</w:t>
        </w:r>
      </w:ins>
      <w:ins w:id="183" w:author="AugF" w:date="2020-08-21T11:10:09Z">
        <w:r>
          <w:rPr>
            <w:rFonts w:hint="eastAsia" w:eastAsia="宋体"/>
            <w:lang w:val="en-US" w:eastAsia="zh-CN"/>
          </w:rPr>
          <w:t>ple</w:t>
        </w:r>
      </w:ins>
      <w:ins w:id="184" w:author="AugF" w:date="2020-08-21T11:10:10Z">
        <w:r>
          <w:rPr>
            <w:rFonts w:hint="eastAsia" w:eastAsia="宋体"/>
            <w:lang w:val="en-US" w:eastAsia="zh-CN"/>
          </w:rPr>
          <w:t xml:space="preserve">, </w:t>
        </w:r>
      </w:ins>
      <w:ins w:id="185" w:author="AugF" w:date="2020-08-21T11:10:19Z">
        <w:r>
          <w:rPr>
            <w:rFonts w:hint="eastAsia" w:eastAsia="宋体"/>
            <w:lang w:val="en-US" w:eastAsia="zh-CN"/>
          </w:rPr>
          <w:t>tr</w:t>
        </w:r>
      </w:ins>
      <w:ins w:id="186" w:author="AugF" w:date="2020-08-21T11:10:20Z">
        <w:r>
          <w:rPr>
            <w:rFonts w:hint="eastAsia" w:eastAsia="宋体"/>
            <w:lang w:val="en-US" w:eastAsia="zh-CN"/>
          </w:rPr>
          <w:t>adi</w:t>
        </w:r>
      </w:ins>
      <w:ins w:id="187" w:author="AugF" w:date="2020-08-21T11:10:21Z">
        <w:r>
          <w:rPr>
            <w:rFonts w:hint="eastAsia" w:eastAsia="宋体"/>
            <w:lang w:val="en-US" w:eastAsia="zh-CN"/>
          </w:rPr>
          <w:t>t</w:t>
        </w:r>
      </w:ins>
      <w:ins w:id="188" w:author="AugF" w:date="2020-08-21T11:10:22Z">
        <w:r>
          <w:rPr>
            <w:rFonts w:hint="eastAsia" w:eastAsia="宋体"/>
            <w:lang w:val="en-US" w:eastAsia="zh-CN"/>
          </w:rPr>
          <w:t>ion</w:t>
        </w:r>
      </w:ins>
      <w:ins w:id="189" w:author="AugF" w:date="2020-08-21T11:10:23Z">
        <w:r>
          <w:rPr>
            <w:rFonts w:hint="eastAsia" w:eastAsia="宋体"/>
            <w:lang w:val="en-US" w:eastAsia="zh-CN"/>
          </w:rPr>
          <w:t xml:space="preserve">al </w:t>
        </w:r>
      </w:ins>
      <w:ins w:id="190" w:author="AugF" w:date="2020-08-21T11:08:25Z">
        <w:r>
          <w:rPr>
            <w:rFonts w:hint="eastAsia" w:eastAsia="宋体"/>
            <w:lang w:val="en-US" w:eastAsia="zh-CN"/>
          </w:rPr>
          <w:t>g</w:t>
        </w:r>
      </w:ins>
      <w:ins w:id="191" w:author="AugF" w:date="2020-08-21T11:08:26Z">
        <w:r>
          <w:rPr>
            <w:rFonts w:hint="eastAsia" w:eastAsia="宋体"/>
            <w:lang w:val="en-US" w:eastAsia="zh-CN"/>
          </w:rPr>
          <w:t>raph</w:t>
        </w:r>
      </w:ins>
      <w:ins w:id="192" w:author="AugF" w:date="2020-08-21T11:08:27Z">
        <w:r>
          <w:rPr>
            <w:rFonts w:hint="eastAsia" w:eastAsia="宋体"/>
            <w:lang w:val="en-US" w:eastAsia="zh-CN"/>
          </w:rPr>
          <w:t xml:space="preserve"> </w:t>
        </w:r>
      </w:ins>
      <w:ins w:id="193" w:author="AugF" w:date="2020-08-21T11:08:30Z">
        <w:r>
          <w:rPr>
            <w:rFonts w:hint="eastAsia" w:eastAsia="宋体"/>
            <w:lang w:val="en-US" w:eastAsia="zh-CN"/>
          </w:rPr>
          <w:t>emb</w:t>
        </w:r>
      </w:ins>
      <w:ins w:id="194" w:author="AugF" w:date="2020-08-21T11:08:31Z">
        <w:r>
          <w:rPr>
            <w:rFonts w:hint="eastAsia" w:eastAsia="宋体"/>
            <w:lang w:val="en-US" w:eastAsia="zh-CN"/>
          </w:rPr>
          <w:t>eddi</w:t>
        </w:r>
      </w:ins>
      <w:ins w:id="195" w:author="AugF" w:date="2020-08-21T11:08:32Z">
        <w:r>
          <w:rPr>
            <w:rFonts w:hint="eastAsia" w:eastAsia="宋体"/>
            <w:lang w:val="en-US" w:eastAsia="zh-CN"/>
          </w:rPr>
          <w:t>ng me</w:t>
        </w:r>
      </w:ins>
      <w:ins w:id="196" w:author="AugF" w:date="2020-08-21T11:08:33Z">
        <w:r>
          <w:rPr>
            <w:rFonts w:hint="eastAsia" w:eastAsia="宋体"/>
            <w:lang w:val="en-US" w:eastAsia="zh-CN"/>
          </w:rPr>
          <w:t>tho</w:t>
        </w:r>
      </w:ins>
      <w:ins w:id="197" w:author="AugF" w:date="2020-08-21T11:08:34Z">
        <w:r>
          <w:rPr>
            <w:rFonts w:hint="eastAsia" w:eastAsia="宋体"/>
            <w:lang w:val="en-US" w:eastAsia="zh-CN"/>
          </w:rPr>
          <w:t>d</w:t>
        </w:r>
      </w:ins>
      <w:ins w:id="198" w:author="AugF" w:date="2020-08-21T11:08:35Z">
        <w:r>
          <w:rPr>
            <w:rFonts w:hint="eastAsia" w:eastAsia="宋体"/>
            <w:lang w:val="en-US" w:eastAsia="zh-CN"/>
          </w:rPr>
          <w:t xml:space="preserve">s </w:t>
        </w:r>
      </w:ins>
      <w:ins w:id="199" w:author="AugF" w:date="2020-08-21T11:09:34Z">
        <w:r>
          <w:rPr>
            <w:rFonts w:hint="eastAsia" w:eastAsia="宋体"/>
            <w:lang w:val="en-US" w:eastAsia="zh-CN"/>
          </w:rPr>
          <w:t>D</w:t>
        </w:r>
      </w:ins>
      <w:ins w:id="200" w:author="AugF" w:date="2020-08-21T11:09:35Z">
        <w:r>
          <w:rPr>
            <w:rFonts w:hint="eastAsia" w:eastAsia="宋体"/>
            <w:lang w:val="en-US" w:eastAsia="zh-CN"/>
          </w:rPr>
          <w:t>eep</w:t>
        </w:r>
      </w:ins>
      <w:ins w:id="201" w:author="AugF" w:date="2020-08-21T11:09:37Z">
        <w:r>
          <w:rPr>
            <w:rFonts w:hint="eastAsia" w:eastAsia="宋体"/>
            <w:lang w:val="en-US" w:eastAsia="zh-CN"/>
          </w:rPr>
          <w:t>Wa</w:t>
        </w:r>
      </w:ins>
      <w:ins w:id="202" w:author="AugF" w:date="2020-08-21T11:09:38Z">
        <w:r>
          <w:rPr>
            <w:rFonts w:hint="eastAsia" w:eastAsia="宋体"/>
            <w:lang w:val="en-US" w:eastAsia="zh-CN"/>
          </w:rPr>
          <w:t>lk</w:t>
        </w:r>
      </w:ins>
      <w:ins w:id="203" w:author="AugF" w:date="2020-08-21T11:09:39Z">
        <w:r>
          <w:rPr>
            <w:rFonts w:hint="eastAsia" w:eastAsia="宋体"/>
            <w:lang w:val="en-US" w:eastAsia="zh-CN"/>
          </w:rPr>
          <w:t xml:space="preserve"> and </w:t>
        </w:r>
      </w:ins>
      <w:ins w:id="204" w:author="AugF" w:date="2020-08-21T11:09:40Z">
        <w:r>
          <w:rPr>
            <w:rFonts w:hint="eastAsia" w:eastAsia="宋体"/>
            <w:lang w:val="en-US" w:eastAsia="zh-CN"/>
          </w:rPr>
          <w:t>no</w:t>
        </w:r>
      </w:ins>
      <w:ins w:id="205" w:author="AugF" w:date="2020-08-21T11:09:41Z">
        <w:r>
          <w:rPr>
            <w:rFonts w:hint="eastAsia" w:eastAsia="宋体"/>
            <w:lang w:val="en-US" w:eastAsia="zh-CN"/>
          </w:rPr>
          <w:t>de2</w:t>
        </w:r>
      </w:ins>
      <w:ins w:id="206" w:author="AugF" w:date="2020-08-21T11:09:42Z">
        <w:r>
          <w:rPr>
            <w:rFonts w:hint="eastAsia" w:eastAsia="宋体"/>
            <w:lang w:val="en-US" w:eastAsia="zh-CN"/>
          </w:rPr>
          <w:t>ve</w:t>
        </w:r>
      </w:ins>
      <w:ins w:id="207" w:author="AugF" w:date="2020-08-21T11:09:43Z">
        <w:r>
          <w:rPr>
            <w:rFonts w:hint="eastAsia" w:eastAsia="宋体"/>
            <w:lang w:val="en-US" w:eastAsia="zh-CN"/>
          </w:rPr>
          <w:t>c</w:t>
        </w:r>
      </w:ins>
      <w:ins w:id="208" w:author="AugF" w:date="2020-08-21T11:11:12Z">
        <w:r>
          <w:rPr>
            <w:rFonts w:hint="eastAsia" w:eastAsia="宋体"/>
            <w:lang w:val="en-US" w:eastAsia="zh-CN"/>
          </w:rPr>
          <w:t xml:space="preserve"> </w:t>
        </w:r>
      </w:ins>
      <w:ins w:id="209" w:author="AugF" w:date="2020-08-21T11:11:38Z">
        <w:r>
          <w:rPr>
            <w:rFonts w:hint="eastAsia" w:eastAsia="宋体"/>
            <w:lang w:val="en-US" w:eastAsia="zh-CN"/>
          </w:rPr>
          <w:t>mos</w:t>
        </w:r>
      </w:ins>
      <w:ins w:id="210" w:author="AugF" w:date="2020-08-21T11:11:39Z">
        <w:r>
          <w:rPr>
            <w:rFonts w:hint="eastAsia" w:eastAsia="宋体"/>
            <w:lang w:val="en-US" w:eastAsia="zh-CN"/>
          </w:rPr>
          <w:t>tly</w:t>
        </w:r>
      </w:ins>
      <w:ins w:id="211" w:author="AugF" w:date="2020-08-21T11:11:40Z">
        <w:r>
          <w:rPr>
            <w:rFonts w:hint="eastAsia" w:eastAsia="宋体"/>
            <w:lang w:val="en-US" w:eastAsia="zh-CN"/>
          </w:rPr>
          <w:t xml:space="preserve"> </w:t>
        </w:r>
      </w:ins>
      <w:ins w:id="212" w:author="AugF" w:date="2020-08-21T11:11:41Z">
        <w:r>
          <w:rPr>
            <w:rFonts w:hint="eastAsia" w:eastAsia="宋体"/>
            <w:lang w:val="en-US" w:eastAsia="zh-CN"/>
          </w:rPr>
          <w:t>lik</w:t>
        </w:r>
      </w:ins>
      <w:ins w:id="213" w:author="AugF" w:date="2020-08-21T11:11:42Z">
        <w:r>
          <w:rPr>
            <w:rFonts w:hint="eastAsia" w:eastAsia="宋体"/>
            <w:lang w:val="en-US" w:eastAsia="zh-CN"/>
          </w:rPr>
          <w:t>e in</w:t>
        </w:r>
      </w:ins>
      <w:ins w:id="214" w:author="AugF" w:date="2020-08-21T11:11:43Z">
        <w:r>
          <w:rPr>
            <w:rFonts w:hint="eastAsia" w:eastAsia="宋体"/>
            <w:lang w:val="en-US" w:eastAsia="zh-CN"/>
          </w:rPr>
          <w:t>tu</w:t>
        </w:r>
      </w:ins>
      <w:ins w:id="215" w:author="AugF" w:date="2020-08-21T11:11:57Z">
        <w:r>
          <w:rPr>
            <w:rFonts w:hint="eastAsia" w:eastAsia="宋体"/>
            <w:lang w:val="en-US" w:eastAsia="zh-CN"/>
          </w:rPr>
          <w:t>i</w:t>
        </w:r>
      </w:ins>
      <w:ins w:id="216" w:author="AugF" w:date="2020-08-21T11:11:44Z">
        <w:r>
          <w:rPr>
            <w:rFonts w:hint="eastAsia" w:eastAsia="宋体"/>
            <w:lang w:val="en-US" w:eastAsia="zh-CN"/>
          </w:rPr>
          <w:t>tion-</w:t>
        </w:r>
      </w:ins>
      <w:ins w:id="217" w:author="AugF" w:date="2020-08-21T11:11:45Z">
        <w:r>
          <w:rPr>
            <w:rFonts w:hint="eastAsia" w:eastAsia="宋体"/>
            <w:lang w:val="en-US" w:eastAsia="zh-CN"/>
          </w:rPr>
          <w:t>base</w:t>
        </w:r>
      </w:ins>
      <w:ins w:id="218" w:author="AugF" w:date="2020-08-21T11:11:46Z">
        <w:r>
          <w:rPr>
            <w:rFonts w:hint="eastAsia" w:eastAsia="宋体"/>
            <w:lang w:val="en-US" w:eastAsia="zh-CN"/>
          </w:rPr>
          <w:t>d a</w:t>
        </w:r>
      </w:ins>
      <w:ins w:id="219" w:author="AugF" w:date="2020-08-21T11:11:47Z">
        <w:r>
          <w:rPr>
            <w:rFonts w:hint="eastAsia" w:eastAsia="宋体"/>
            <w:lang w:val="en-US" w:eastAsia="zh-CN"/>
          </w:rPr>
          <w:t>lg</w:t>
        </w:r>
      </w:ins>
      <w:ins w:id="220" w:author="AugF" w:date="2020-08-21T11:11:49Z">
        <w:r>
          <w:rPr>
            <w:rFonts w:hint="eastAsia" w:eastAsia="宋体"/>
            <w:lang w:val="en-US" w:eastAsia="zh-CN"/>
          </w:rPr>
          <w:t>orithm</w:t>
        </w:r>
      </w:ins>
      <w:ins w:id="221" w:author="AugF" w:date="2020-08-21T11:11:50Z">
        <w:r>
          <w:rPr>
            <w:rFonts w:hint="eastAsia" w:eastAsia="宋体"/>
            <w:lang w:val="en-US" w:eastAsia="zh-CN"/>
          </w:rPr>
          <w:t>s</w:t>
        </w:r>
      </w:ins>
      <w:r>
        <w:commentReference w:id="3"/>
      </w:r>
      <w:ins w:id="222" w:author="AugF" w:date="2020-08-21T10:57:29Z">
        <w:r>
          <w:rPr>
            <w:rFonts w:hint="eastAsia" w:eastAsia="宋体"/>
            <w:lang w:val="en-US" w:eastAsia="zh-CN"/>
          </w:rPr>
          <w:t xml:space="preserve"> </w:t>
        </w:r>
      </w:ins>
      <w:r>
        <w:t xml:space="preserve">. We can calculate the gradients of the loss function on the model parameters from the prediction layer directly. With the help of the backpropagation technique, the gradient is propagated from the prediction layer back to the previous GNN layers layer by layer. The model parameters are updated with a gradient descent optimizer like Adam. Except for the input feature vector, there is no need to conduct handworked feature extraction. In a fully parameterized way, the GNN automatically extracts an embedding vector for each vertex from its </w:t>
      </w:r>
      <m:oMath>
        <m:r>
          <w:rPr>
            <w:rFonts w:ascii="Cambria Math" w:hAnsi="Cambria Math"/>
          </w:rPr>
          <m:t>L</m:t>
        </m:r>
      </m:oMath>
      <w:r>
        <w:t>-hop neighborhood. The parameters are tuned according to the specific prediction task, leading to high prediction accuracy.</w:t>
      </w:r>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at layer </w:t>
      </w:r>
      <m:oMath>
        <m: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w:t>
      </w:r>
    </w:p>
    <w:p>
      <w:pPr>
        <w:pStyle w:val="3"/>
      </w:pPr>
      <w:r>
        <w:rPr>
          <w:lang w:eastAsia="zh-CN"/>
        </w:rPr>
        <w:drawing>
          <wp:inline distT="0" distB="0" distL="0" distR="0">
            <wp:extent cx="5486400" cy="244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2445385"/>
                    </a:xfrm>
                    <a:prstGeom prst="rect">
                      <a:avLst/>
                    </a:prstGeom>
                  </pic:spPr>
                </pic:pic>
              </a:graphicData>
            </a:graphic>
          </wp:inline>
        </w:drawing>
      </w:r>
    </w:p>
    <w:p>
      <w:pPr>
        <w:pStyle w:val="3"/>
      </w:pPr>
      <w:r>
        <w:t>We follow the message-passing model [18] to formally define a graph neuron. The message-passing model is widely used in the cutting-edge GNN training systems 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A graph neuron collects messages from its neighbor graph neurons and outputs a hidden feature vector according to the aggregated messages. Graph neurons at layer </w:t>
      </w:r>
      <m:oMath>
        <m: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is the </w:t>
      </w:r>
      <w:r>
        <w:rPr>
          <w:i/>
        </w:rPr>
        <w:t>message</w:t>
      </w:r>
      <w:r>
        <w:t xml:space="preserve"> function. For every incident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of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r>
          <w:rPr>
            <w:rFonts w:ascii="Cambria Math" w:hAnsi="Cambria Math"/>
          </w:rPr>
          <m:t>)</m:t>
        </m:r>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x,j</m:t>
            </m:r>
            <m:ctrlPr>
              <w:rPr>
                <w:rFonts w:ascii="Cambria Math" w:hAnsi="Cambria Math"/>
              </w:rPr>
            </m:ctrlPr>
          </m:sub>
          <m:sup>
            <m: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x</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current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The end-to-end training requires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486400" cy="3771265"/>
                    </a:xfrm>
                    <a:prstGeom prst="rect">
                      <a:avLst/>
                    </a:prstGeom>
                  </pic:spPr>
                </pic:pic>
              </a:graphicData>
            </a:graphic>
          </wp:inline>
        </w:drawing>
      </w:r>
    </w:p>
    <w:p>
      <w:pPr>
        <w:pStyle w:val="3"/>
      </w:pPr>
      <w:r>
        <w:t xml:space="preserve">Different GNNs adopt different kinds of graph neurons and have different definitions of the three functions. </w:t>
      </w:r>
      <m:oMath>
        <m:r>
          <w:rPr>
            <w:rFonts w:ascii="Cambria Math" w:hAnsi="Cambria Math"/>
          </w:rPr>
          <m:t>ϕ</m:t>
        </m:r>
      </m:oMath>
      <w:r>
        <w:t xml:space="preserve"> and </w:t>
      </w:r>
      <m:oMath>
        <m:r>
          <w:rPr>
            <w:rFonts w:ascii="Cambria Math" w:hAnsi="Cambria Math"/>
          </w:rPr>
          <m:t>Σ</m:t>
        </m:r>
      </m:oMath>
      <w:r>
        <w:t xml:space="preserve"> are the </w:t>
      </w:r>
      <w:r>
        <w:rPr>
          <w:i/>
        </w:rPr>
        <w:t>edge calculation</w:t>
      </w:r>
      <w:r>
        <w:t xml:space="preserve"> functions. They are conducted over every edge in </w:t>
      </w:r>
      <m:oMath>
        <m:r>
          <m:rPr>
            <m:sty m:val="p"/>
            <m:scr m:val="script"/>
          </m:rPr>
          <w:rPr>
            <w:rFonts w:ascii="Cambria Math" w:hAnsi="Cambria Math"/>
          </w:rPr>
          <m:t>G</m:t>
        </m:r>
      </m:oMath>
      <w:r>
        <w:t xml:space="preserve">. </w:t>
      </w:r>
      <m:oMath>
        <m:r>
          <w:rPr>
            <w:rFonts w:ascii="Cambria Math" w:hAnsi="Cambria Math"/>
          </w:rPr>
          <m:t>γ</m:t>
        </m:r>
      </m:oMath>
      <w:r>
        <w:t xml:space="preserve"> is the </w:t>
      </w:r>
      <w:r>
        <w:rPr>
          <w:i/>
        </w:rPr>
        <w:t>vertex calculation</w:t>
      </w:r>
      <w:r>
        <w:t xml:space="preserve"> function</w:t>
      </w:r>
      <w:r>
        <w:rPr>
          <w:rFonts w:hint="eastAsia" w:asciiTheme="minorEastAsia" w:hAnsiTheme="minorEastAsia" w:eastAsiaTheme="minorEastAsia"/>
          <w:lang w:eastAsia="zh-CN"/>
        </w:rPr>
        <w:t>.</w:t>
      </w:r>
      <w:r>
        <w:t xml:space="preserve"> It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m:t>
            </m:r>
            <m:ctrlPr>
              <w:rPr>
                <w:rFonts w:ascii="Cambria Math" w:hAnsi="Cambria Math"/>
              </w:rPr>
            </m:ctrlPr>
          </m:sup>
        </m:sSup>
        <m: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is the matrix of output hidden feature vectors of the layer </w:t>
      </w:r>
      <m:oMath>
        <m: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j,i,1</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j,i,2</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j,i,3</m:t>
            </m:r>
            <m:ctrlPr>
              <w:rPr>
                <w:rFonts w:ascii="Cambria Math" w:hAnsi="Cambria Math"/>
              </w:rPr>
            </m:ctrlPr>
          </m:sub>
          <m:sup>
            <m: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w:rPr>
            <w:rFonts w:ascii="Cambria Math" w:hAnsi="Cambria Math"/>
          </w:rPr>
          <m:t>m*(</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r>
          <w:rPr>
            <w:rFonts w:ascii="Cambria Math" w:hAnsi="Cambria Math"/>
          </w:rPr>
          <m:t>)</m:t>
        </m:r>
      </m:oMath>
      <w:r>
        <w:t xml:space="preserve"> and the vertex calculation complexity </w:t>
      </w:r>
      <m:oMath>
        <m:r>
          <w:rPr>
            <w:rFonts w:ascii="Cambria Math" w:hAnsi="Cambria Math"/>
          </w:rPr>
          <m:t>n*</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r>
        <w:t xml:space="preserve"> and the dimensions of the model parameters (like the number of heads </w:t>
      </w:r>
      <m:oMath>
        <m:r>
          <w:rPr>
            <w:rFonts w:ascii="Cambria Math" w:hAnsi="Cambria Math"/>
          </w:rPr>
          <m:t>K</m:t>
        </m:r>
      </m:oMath>
      <w:r>
        <w:t xml:space="preserve"> in GAT and the dimensions of the view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r>
        <w:rPr>
          <w:lang w:eastAsia="zh-CN"/>
        </w:rPr>
        <w:drawing>
          <wp:inline distT="0" distB="0" distL="0" distR="0">
            <wp:extent cx="5486400" cy="2399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2399030"/>
                    </a:xfrm>
                    <a:prstGeom prst="rect">
                      <a:avLst/>
                    </a:prstGeom>
                  </pic:spPr>
                </pic:pic>
              </a:graphicData>
            </a:graphic>
          </wp:inline>
        </w:drawing>
      </w:r>
    </w:p>
    <w:p>
      <w:pPr>
        <w:pStyle w:val="3"/>
      </w:pPr>
      <w:r>
        <w:rPr>
          <w:b/>
        </w:rPr>
        <w:t>GCN</w:t>
      </w:r>
      <w:r>
        <w:t xml:space="preserve"> (low vertex &amp; edge calculation complexity): Graph convolution network (GCN) 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oMath>
      <w:r>
        <w:t xml:space="preserve"> in </w:t>
      </w:r>
      <m:oMath>
        <m: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is the normalized weight of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introduces the gated recurrent unit (GRU) into the graph neural networks. The vertex update function </w:t>
      </w:r>
      <m:oMath>
        <m: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Since the message function </w:t>
      </w:r>
      <m:oMath>
        <m: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of an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in the implementation,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before the message-passing. The message function </w:t>
      </w:r>
      <m:oMath>
        <m: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for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In this way, GGNN further reduces the time complexity of the edge calculation to </w:t>
      </w:r>
      <m:oMath>
        <m: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 introduces the attention and multi-head mechanism into the graph neural networks. The </w:t>
      </w:r>
      <m:oMath>
        <m:r>
          <w:rPr>
            <w:rFonts w:ascii="Cambria Math" w:hAnsi="Cambria Math"/>
          </w:rPr>
          <m:t>K</m:t>
        </m:r>
      </m:oMath>
      <w:r>
        <w:t xml:space="preserve"> heads generate </w:t>
      </w:r>
      <m:oMath>
        <m:r>
          <w:rPr>
            <w:rFonts w:ascii="Cambria Math" w:hAnsi="Cambria Math"/>
          </w:rPr>
          <m:t>K</m:t>
        </m:r>
      </m:oMath>
      <w:r>
        <w:t xml:space="preserve"> independent views for an edge, where </w:t>
      </w:r>
      <m:oMath>
        <m:r>
          <w:rPr>
            <w:rFonts w:ascii="Cambria Math" w:hAnsi="Cambria Math"/>
          </w:rPr>
          <m:t>K</m:t>
        </m:r>
      </m:oMath>
      <w:r>
        <w:t xml:space="preserve"> is a hyper-parameter. The views of </w:t>
      </w:r>
      <m:oMath>
        <m: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r>
          <w:rPr>
            <w:rFonts w:ascii="Cambria Math" w:hAnsi="Cambria Math"/>
          </w:rPr>
          <m:t>/K</m:t>
        </m:r>
      </m:oMath>
      <w:r>
        <w:t xml:space="preserve">. For averaging,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r>
        <w:t xml:space="preserve">, multiplying the complexity by </w:t>
      </w:r>
      <m:oMath>
        <m: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every head </w:t>
      </w:r>
      <m:oMath>
        <m: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j,i,(k)</m:t>
            </m:r>
            <m:ctrlPr>
              <w:rPr>
                <w:rFonts w:ascii="Cambria Math" w:hAnsi="Cambria Math"/>
              </w:rPr>
            </m:ctrlPr>
          </m:sub>
          <m:sup>
            <m:r>
              <w:rPr>
                <w:rFonts w:ascii="Cambria Math" w:hAnsi="Cambria Math"/>
              </w:rPr>
              <m:t>l,0</m:t>
            </m:r>
            <m:ctrlPr>
              <w:rPr>
                <w:rFonts w:ascii="Cambria Math" w:hAnsi="Cambria Math"/>
              </w:rPr>
            </m:ctrlPr>
          </m:sup>
        </m:sSubSup>
      </m:oMath>
      <w:r>
        <w:t xml:space="preserve">. After the message-passing, the first-layer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l,0</m:t>
            </m:r>
            <m:ctrlPr>
              <w:rPr>
                <w:rFonts w:ascii="Cambria Math" w:hAnsi="Cambria Math"/>
              </w:rPr>
            </m:ctrlPr>
          </m:sup>
        </m:sSubSup>
      </m:oMath>
      <w:r>
        <w:t xml:space="preserve">. The second sub-layer gets the normalized attention weights </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 in the message-passing.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second sub-layer as the output hidden vector directly.</w:t>
      </w:r>
    </w:p>
    <w:p>
      <w:pPr>
        <w:pStyle w:val="3"/>
      </w:pPr>
      <w:r>
        <w:rPr>
          <w:b/>
        </w:rPr>
        <w:t>GaAN</w:t>
      </w:r>
      <w:r>
        <w:t xml:space="preserve"> (high vertex &amp; edge calculation complexity): Based on the multi-head mechanism, GaAN introduces a convolutional subnetwork to control the weight of each head. Different from to multi-head mechanism in GAT, GaAN project the center vertex feature to the query vector (dimension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and the neighboring vertex features are projected to get key and value vectors. The dimension of key and values vectors are the same, we set to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 xml:space="preserve">. </w:t>
      </w:r>
      <m:oMath>
        <m:r>
          <w:rPr>
            <w:rFonts w:ascii="Cambria Math" w:hAnsi="Cambria Math"/>
          </w:rPr>
          <m:t>K</m:t>
        </m:r>
      </m:oMath>
      <w:r>
        <w:t xml:space="preserve"> is the number of attention heads. The weight of each head is calculated by a convolutional network, which takes the feature of each vertex and its neighbors as input to get the gated values with a dimension of </w:t>
      </w:r>
      <m:oMath>
        <m:r>
          <w:rPr>
            <w:rFonts w:ascii="Cambria Math" w:hAnsi="Cambria Math"/>
          </w:rPr>
          <m:t>K</m:t>
        </m:r>
      </m:oMath>
      <w:r>
        <w:t xml:space="preserve">. The convolutional network is built by combining average pooling and max pooling. Moreover, the max-pooling needs to project the vertex feature to a transformed vector with a dimension of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m</m:t>
            </m:r>
            <m:ctrlPr>
              <w:rPr>
                <w:rFonts w:ascii="Cambria Math" w:hAnsi="Cambria Math"/>
              </w:rPr>
            </m:ctrlPr>
          </m:sub>
        </m:sSub>
      </m:oMath>
      <w:r>
        <w: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j,i,(k)</m:t>
            </m:r>
            <m:ctrlPr>
              <w:rPr>
                <w:rFonts w:ascii="Cambria Math" w:hAnsi="Cambria Math"/>
              </w:rPr>
            </m:ctrlPr>
          </m:sub>
        </m:sSub>
      </m:oMath>
      <w:r>
        <w: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is obtained by using a fully-connected layer with vector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l,2</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l,3</m:t>
            </m:r>
            <m:ctrlPr>
              <w:rPr>
                <w:rFonts w:ascii="Cambria Math" w:hAnsi="Cambria Math"/>
              </w:rPr>
            </m:ctrlPr>
          </m:sup>
        </m:sSubSup>
      </m:oMath>
      <w:r>
        <w:t xml:space="preserve">. At last, GaAN uses a fully-connected layer with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the result of element-wise multiplying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l,0</m:t>
            </m:r>
            <m:ctrlPr>
              <w:rPr>
                <w:rFonts w:ascii="Cambria Math" w:hAnsi="Cambria Math"/>
              </w:rPr>
            </m:ctrlPr>
          </m:sup>
        </m:sSubSup>
      </m:oMath>
      <w:r>
        <w:t xml:space="preserve"> to get the output hidden vector.</w:t>
      </w:r>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several 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In other words, 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Inactive graph neurons and connections do not participate in the training of this mini-batch, saving lots of computation and storage costs. Moreover, it may reduce the risk of overfitting the training graph. Based on whether different GNN layers sample different subgraphs, the existing sampling techniques can be divided into two groups [22]: the neighbor sampling and the graph sampling.</w:t>
      </w:r>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first sample several vertices from </w:t>
      </w:r>
      <m:oMath>
        <m:r>
          <m:rPr>
            <m:sty m:val="p"/>
            <m:scr m:val="script"/>
          </m:rPr>
          <w:rPr>
            <w:rFonts w:ascii="Cambria Math" w:hAnsi="Cambria Math"/>
          </w:rPr>
          <m:t>V</m:t>
        </m:r>
      </m:oMath>
      <w:r>
        <w:t xml:space="preserve"> in the last GNN layer. Then they repeatedly sample the neighbors of those vertices in the previous layer until the input layer. The sampled subgraphs of different GNN layers may be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GNN layer </w:t>
      </w:r>
      <m:oMath>
        <m:r>
          <w:rPr>
            <w:rFonts w:ascii="Cambria Math" w:hAnsi="Cambria Math"/>
          </w:rPr>
          <m:t>l</m:t>
        </m:r>
      </m:oMath>
      <w:r>
        <w:t xml:space="preserve">, GraphSAGE samples at most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is the hyperparameter that is usually much smaller than </w:t>
      </w:r>
      <m:oMath>
        <m:r>
          <w:rPr>
            <w:rFonts w:ascii="Cambria Math" w:hAnsi="Cambria Math"/>
          </w:rPr>
          <m:t>|</m:t>
        </m:r>
        <m:r>
          <m:rPr>
            <m:sty m:val="p"/>
            <m:scr m:val="script"/>
          </m:rPr>
          <w:rPr>
            <w:rFonts w:ascii="Cambria Math" w:hAnsi="Cambria Math"/>
          </w:rPr>
          <m:t>V</m:t>
        </m:r>
        <m: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closely connected clusters. For each mini-batch, it randomly picks </w:t>
      </w:r>
      <m:oMath>
        <m:r>
          <w:rPr>
            <w:rFonts w:ascii="Cambria Math" w:hAnsi="Cambria Math"/>
          </w:rPr>
          <m:t>K</m:t>
        </m:r>
      </m:oMath>
      <w:r>
        <w:t xml:space="preserve"> clusters, where </w:t>
      </w:r>
      <m:oMath>
        <m:r>
          <w:rPr>
            <w:rFonts w:ascii="Cambria Math" w:hAnsi="Cambria Math"/>
          </w:rPr>
          <m:t>K</m:t>
        </m:r>
      </m:oMath>
      <w:r>
        <w:t xml:space="preserve"> is the hyperparameter. The technique </w:t>
      </w:r>
      <w:ins w:id="223" w:author="AugF" w:date="2020-08-19T23:15:55Z">
        <w:r>
          <w:rPr>
            <w:rFonts w:hint="eastAsia" w:eastAsia="宋体"/>
            <w:lang w:val="en-US" w:eastAsia="zh-CN"/>
          </w:rPr>
          <w:t>ke</w:t>
        </w:r>
      </w:ins>
      <w:ins w:id="224" w:author="AugF" w:date="2020-08-19T23:15:56Z">
        <w:r>
          <w:rPr>
            <w:rFonts w:hint="eastAsia" w:eastAsia="宋体"/>
            <w:lang w:val="en-US" w:eastAsia="zh-CN"/>
          </w:rPr>
          <w:t>ep</w:t>
        </w:r>
      </w:ins>
      <w:del w:id="225" w:author="AugF" w:date="2020-08-19T23:15:54Z">
        <w:r>
          <w:rPr/>
          <w:delText>ig</w:delText>
        </w:r>
      </w:del>
      <w:del w:id="226" w:author="AugF" w:date="2020-08-19T23:15:53Z">
        <w:r>
          <w:rPr/>
          <w:delText>nore</w:delText>
        </w:r>
      </w:del>
      <w:r>
        <w:t xml:space="preserve">s the inter-cluster edges and </w:t>
      </w:r>
      <w:del w:id="227" w:author="AugF" w:date="2020-08-19T23:16:03Z">
        <w:r>
          <w:rPr/>
          <w:delText>only</w:delText>
        </w:r>
      </w:del>
      <w:del w:id="228" w:author="AugF" w:date="2020-08-19T23:16:02Z">
        <w:r>
          <w:rPr/>
          <w:delText xml:space="preserve"> keeps</w:delText>
        </w:r>
      </w:del>
      <w:del w:id="229" w:author="AugF" w:date="2020-08-19T23:16:01Z">
        <w:r>
          <w:rPr/>
          <w:delText xml:space="preserve"> the </w:delText>
        </w:r>
      </w:del>
      <w:r>
        <w:t>intra-cluster edges in the subgraph</w:t>
      </w:r>
      <w:r>
        <w:commentReference w:id="4"/>
      </w:r>
      <w:r>
        <w:t>.</w:t>
      </w:r>
    </w:p>
    <w:p>
      <w:pPr>
        <w:pStyle w:val="2"/>
        <w:numPr>
          <w:ilvl w:val="0"/>
          <w:numId w:val="1"/>
        </w:numPr>
      </w:pPr>
      <w:del w:id="230" w:author="Dell" w:date="2020-08-19T16:46:00Z">
        <w:bookmarkStart w:id="7" w:name="sec:experimental_design"/>
        <w:r>
          <w:rPr>
            <w:rFonts w:hint="eastAsia"/>
            <w:lang w:eastAsia="zh-CN"/>
          </w:rPr>
          <w:delText>Experiment</w:delText>
        </w:r>
      </w:del>
      <w:ins w:id="231" w:author="Dell" w:date="2020-08-19T16:46:00Z">
        <w:r>
          <w:rPr>
            <w:lang w:eastAsia="zh-CN"/>
          </w:rPr>
          <w:t>Evaluation</w:t>
        </w:r>
      </w:ins>
      <w:r>
        <w:t xml:space="preserve"> Design</w:t>
      </w:r>
      <w:bookmarkEnd w:id="7"/>
    </w:p>
    <w:p>
      <w:pPr>
        <w:pStyle w:val="30"/>
      </w:pPr>
      <w:r>
        <w:t xml:space="preserve">We design a series of experiments to </w:t>
      </w:r>
      <w:del w:id="232" w:author="Dell" w:date="2020-08-19T16:46:00Z">
        <w:r>
          <w:rPr/>
          <w:delText xml:space="preserve">find out </w:delText>
        </w:r>
      </w:del>
      <w:ins w:id="233"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scheme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234" w:author="Dell" w:date="2020-08-19T16:46:00Z">
        <w:r>
          <w:rPr/>
          <w:delText xml:space="preserve">experiment </w:delText>
        </w:r>
      </w:del>
      <w:ins w:id="235"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All the experiments were conducted in a CentOS 7 Linux server with kernel version 3.10.0. The server had 40 cores and 90 GB main memory. The server was equipped with an NVIDIA Tesla T4 GPU card 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2|</m:t>
            </m:r>
            <m:r>
              <m:rPr>
                <m:sty m:val="p"/>
                <m:scr m:val="script"/>
              </m:rPr>
              <w:rPr>
                <w:rFonts w:ascii="Cambria Math" w:hAnsi="Cambria Math"/>
              </w:rPr>
              <m:t>E</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E</m:t>
        </m:r>
      </m:oMath>
      <w:r>
        <w:t xml:space="preserve"> already contains two-direction edges and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m:t>
            </m:r>
            <m:r>
              <m:rPr>
                <m:sty m:val="p"/>
                <m:scr m:val="script"/>
              </m:rPr>
              <w:rPr>
                <w:rFonts w:ascii="Cambria Math" w:hAnsi="Cambria Math"/>
              </w:rPr>
              <m:t>E</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Since we mainly focus on the training efficiency of GNNs instead of accuracies, we also used random graphs in the experiments. To evaluate the effects of graph topological characteristics (like the average degree) on the performance bottleneck uniformly, we used the R-MAT graph generator [30]. Input feature vectors of the random graphs were random dense vectors with a dimension of 32. Vertices were divided into 10 classes randomly.</w:t>
      </w:r>
    </w:p>
    <w:p>
      <w:pPr>
        <w:pStyle w:val="3"/>
      </w:pPr>
      <w:r>
        <w:rPr>
          <w:lang w:eastAsia="zh-CN"/>
        </w:rPr>
        <w:drawing>
          <wp:inline distT="0" distB="0" distL="0" distR="0">
            <wp:extent cx="5486400" cy="161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486400" cy="1616075"/>
                    </a:xfrm>
                    <a:prstGeom prst="rect">
                      <a:avLst/>
                    </a:prstGeom>
                  </pic:spPr>
                </pic:pic>
              </a:graphicData>
            </a:graphic>
          </wp:inline>
        </w:drawing>
      </w:r>
    </w:p>
    <w:p>
      <w:pPr>
        <w:pStyle w:val="5"/>
      </w:pPr>
      <w:bookmarkStart w:id="11" w:name="learning-task"/>
      <w:r>
        <w:t>3.1.3 Learning Task</w:t>
      </w:r>
      <w:bookmarkEnd w:id="11"/>
    </w:p>
    <w:p>
      <w:pPr>
        <w:pStyle w:val="30"/>
      </w:pPr>
      <w:r>
        <w:t>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check 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w:rPr>
            <w:rFonts w:ascii="Cambria Math" w:hAnsi="Cambria Math"/>
          </w:rPr>
          <m:t>→</m:t>
        </m:r>
      </m:oMath>
      <w:r>
        <w:t xml:space="preserve"> GNN Layer 0 </w:t>
      </w:r>
      <m:oMath>
        <m:r>
          <w:rPr>
            <w:rFonts w:ascii="Cambria Math" w:hAnsi="Cambria Math"/>
          </w:rPr>
          <m:t>→</m:t>
        </m:r>
      </m:oMath>
      <w:r>
        <w:t xml:space="preserve"> GNN Layer 1 </w:t>
      </w:r>
      <m:oMath>
        <m: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236" w:author="AugF" w:date="2020-08-21T11:22:38Z">
        <w:r>
          <w:rPr>
            <w:rFonts w:hint="eastAsia"/>
          </w:rPr>
          <w:t>multi-layer perceptrons</w:t>
        </w:r>
      </w:ins>
      <w:ins w:id="237" w:author="AugF" w:date="2020-08-21T11:23:00Z">
        <w:r>
          <w:rPr>
            <w:rFonts w:hint="eastAsia" w:eastAsia="宋体"/>
            <w:lang w:val="en-US" w:eastAsia="zh-CN"/>
          </w:rPr>
          <w:t>(</w:t>
        </w:r>
      </w:ins>
      <w:r>
        <w:t>MLP</w:t>
      </w:r>
      <w:ins w:id="238" w:author="AugF" w:date="2020-08-21T11:22:54Z">
        <w:r>
          <w:rPr>
            <w:rFonts w:hint="eastAsia" w:eastAsia="宋体"/>
            <w:lang w:val="en-US" w:eastAsia="zh-CN"/>
          </w:rPr>
          <w:t>)</w:t>
        </w:r>
      </w:ins>
      <w:r>
        <w:commentReference w:id="5"/>
      </w:r>
      <w:ins w:id="239" w:author="AugF" w:date="2020-08-21T11:22:54Z">
        <w:r>
          <w:rPr>
            <w:rFonts w:hint="eastAsia" w:eastAsia="宋体"/>
            <w:lang w:val="en-US" w:eastAsia="zh-CN"/>
          </w:rPr>
          <w:t xml:space="preserve"> </w:t>
        </w:r>
      </w:ins>
      <w:del w:id="240" w:author="AugF" w:date="2020-08-21T11:22:53Z">
        <w:r>
          <w:rPr/>
          <w:delText xml:space="preserve"> </w:delText>
        </w:r>
      </w:del>
      <w:r>
        <w:t xml:space="preserve">layers to transform the dimensions of the input/output feature vectors of the whole GNN: Input Layer </w:t>
      </w:r>
      <m:oMath>
        <m:r>
          <w:rPr>
            <w:rFonts w:ascii="Cambria Math" w:hAnsi="Cambria Math"/>
          </w:rPr>
          <m:t>→</m:t>
        </m:r>
      </m:oMath>
      <w:r>
        <w:t xml:space="preserve"> MLP </w:t>
      </w:r>
      <m:oMath>
        <m:r>
          <w:rPr>
            <w:rFonts w:ascii="Cambria Math" w:hAnsi="Cambria Math"/>
          </w:rPr>
          <m:t>→</m:t>
        </m:r>
      </m:oMath>
      <w:r>
        <w:t xml:space="preserve"> GGNN Layer 0 </w:t>
      </w:r>
      <m:oMath>
        <m:r>
          <w:rPr>
            <w:rFonts w:ascii="Cambria Math" w:hAnsi="Cambria Math"/>
          </w:rPr>
          <m:t>→</m:t>
        </m:r>
      </m:oMath>
      <w:r>
        <w:t xml:space="preserve"> GGNN Layer 1 </w:t>
      </w:r>
      <m:oMath>
        <m:r>
          <w:rPr>
            <w:rFonts w:ascii="Cambria Math" w:hAnsi="Cambria Math"/>
          </w:rPr>
          <m:t>→</m:t>
        </m:r>
      </m:oMath>
      <w:r>
        <w:t xml:space="preserve"> MLP </w:t>
      </w:r>
      <m:oMath>
        <m:r>
          <w:rPr>
            <w:rFonts w:ascii="Cambria Math" w:hAnsi="Cambria Math"/>
          </w:rPr>
          <m:t>→</m:t>
        </m:r>
      </m:oMath>
      <w:r>
        <w:t xml:space="preserve"> Softmax Layer. We stored the dataset and the model parameters in the memory of GPU. All the training was conducted on GPU.</w:t>
      </w:r>
    </w:p>
    <w:p>
      <w:pPr>
        <w:pStyle w:val="5"/>
      </w:pPr>
      <w:bookmarkStart w:id="13" w:name="hyper-parameters"/>
      <w:r>
        <w:t>3.1.5 Hyper-parameters</w:t>
      </w:r>
      <w:bookmarkEnd w:id="13"/>
    </w:p>
    <w:p>
      <w:pPr>
        <w:pStyle w:val="30"/>
      </w:pPr>
      <w:r>
        <w:t xml:space="preserve">We use </w:t>
      </w:r>
      <m:oMath>
        <m:r>
          <w:rPr>
            <w:rFonts w:ascii="Cambria Math" w:hAnsi="Cambria Math"/>
          </w:rPr>
          <m:t>dim(</m:t>
        </m:r>
        <m:r>
          <m:rPr>
            <m:sty m:val="b"/>
          </m:rPr>
          <w:rPr>
            <w:rFonts w:ascii="Cambria Math" w:hAnsi="Cambria Math"/>
          </w:rPr>
          <m:t>v</m:t>
        </m:r>
        <m:r>
          <w:rPr>
            <w:rFonts w:ascii="Cambria Math" w:hAnsi="Cambria Math"/>
          </w:rPr>
          <m:t>)</m:t>
        </m:r>
      </m:oMath>
      <w:r>
        <w:t xml:space="preserve"> to denote the dimension of a vector </w:t>
      </w:r>
      <m:oMath>
        <m:r>
          <m:rPr>
            <m:sty m:val="b"/>
          </m:rPr>
          <w:rPr>
            <w:rFonts w:ascii="Cambria Math" w:hAnsi="Cambria Math"/>
          </w:rPr>
          <m:t>v</m:t>
        </m:r>
      </m:oMath>
      <w:r>
        <w:t xml:space="preserve">. We picked the hyper-parameters of GNNs according to their original papers. As GNNs used different hyper-parameters for different datasets, we picked the most popular hyper-parameters and used the same set of hyper-parameters for all the datasets in our experiments. Some hyper-parameters like the dimensions of hidden feature vectors were common. We set them to the same values in the four GNNs.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)=#Classes</m:t>
        </m:r>
      </m:oMath>
      <w:r>
        <w:t xml:space="preserve">. For GAT, we set the hyper-parameters according to [6]. The first GAT layer had 8 heads with </w:t>
      </w:r>
      <w:ins w:id="241" w:author="AugF" w:date="2020-08-21T11:25:32Z">
        <w:r>
          <w:rPr>
            <w:rFonts w:hint="eastAsia" w:eastAsia="宋体"/>
            <w:lang w:val="en-US" w:eastAsia="zh-CN"/>
          </w:rPr>
          <w:t>di</w:t>
        </w:r>
      </w:ins>
      <w:ins w:id="242" w:author="AugF" w:date="2020-08-21T11:25:33Z">
        <w:r>
          <w:rPr>
            <w:rFonts w:hint="eastAsia" w:eastAsia="宋体"/>
            <w:lang w:val="en-US" w:eastAsia="zh-CN"/>
          </w:rPr>
          <w:t>me</w:t>
        </w:r>
      </w:ins>
      <w:ins w:id="243" w:author="AugF" w:date="2020-08-21T11:25:34Z">
        <w:r>
          <w:rPr>
            <w:rFonts w:hint="eastAsia" w:eastAsia="宋体"/>
            <w:lang w:val="en-US" w:eastAsia="zh-CN"/>
          </w:rPr>
          <w:t>nsi</w:t>
        </w:r>
      </w:ins>
      <w:ins w:id="244" w:author="AugF" w:date="2020-08-21T11:25:35Z">
        <w:r>
          <w:rPr>
            <w:rFonts w:hint="eastAsia" w:eastAsia="宋体"/>
            <w:lang w:val="en-US" w:eastAsia="zh-CN"/>
          </w:rPr>
          <w:t>on</w:t>
        </w:r>
      </w:ins>
      <w:r>
        <w:commentReference w:id="6"/>
      </w:r>
      <w:ins w:id="245" w:author="AugF" w:date="2020-08-21T11:25:37Z">
        <w:r>
          <w:rPr>
            <w:rFonts w:hint="eastAsia" w:eastAsia="宋体"/>
            <w:lang w:val="en-US" w:eastAsia="zh-CN"/>
          </w:rPr>
          <w:t xml:space="preserve">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=8</m:t>
        </m:r>
      </m:oMath>
      <w:r>
        <w:t xml:space="preserve"> and merged the heads by concatenating. The second GAT layer used a single head with </w:t>
      </w:r>
      <w:ins w:id="246" w:author="AugF" w:date="2020-08-21T11:27:19Z">
        <w:r>
          <w:rPr>
            <w:rFonts w:hint="eastAsia" w:eastAsia="宋体"/>
            <w:lang w:val="en-US" w:eastAsia="zh-CN"/>
          </w:rPr>
          <w:t>di</w:t>
        </w:r>
      </w:ins>
      <w:ins w:id="247" w:author="AugF" w:date="2020-08-21T11:27:21Z">
        <w:r>
          <w:rPr>
            <w:rFonts w:hint="eastAsia" w:eastAsia="宋体"/>
            <w:lang w:val="en-US" w:eastAsia="zh-CN"/>
          </w:rPr>
          <w:t>me</w:t>
        </w:r>
      </w:ins>
      <w:ins w:id="248" w:author="AugF" w:date="2020-08-21T11:27:22Z">
        <w:r>
          <w:rPr>
            <w:rFonts w:hint="eastAsia" w:eastAsia="宋体"/>
            <w:lang w:val="en-US" w:eastAsia="zh-CN"/>
          </w:rPr>
          <w:t xml:space="preserve">nsion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=#Classes</m:t>
        </m:r>
      </m:oMath>
      <w:r>
        <w:t xml:space="preserve">. For GGNN, since it uses extra MLP layers to transform the dimensions of the input/output feature vectors, we set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)=64</m:t>
        </m:r>
      </m:oMath>
      <w:r>
        <w:t xml:space="preserve">. We used 8 heads in the both GaAN layers with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r>
          <w:rPr>
            <w:rFonts w:ascii="Cambria Math" w:hAnsi="Cambria Math"/>
          </w:rPr>
          <m:t>=8</m:t>
        </m:r>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m</m:t>
            </m:r>
            <m:ctrlPr>
              <w:rPr>
                <w:rFonts w:ascii="Cambria Math" w:hAnsi="Cambria Math"/>
              </w:rPr>
            </m:ctrlPr>
          </m:sub>
        </m:sSub>
        <m: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 neighbor sampling and graph sampling techniques, respectively. For the neighbor sampler, we used the neighborhood sample sizes (25 for GNN Layer 1, and 10 for GNN Layer 0) and the default batch size (512) from [5]. For the cluster sampler, we partitioned every input graph into 1500 partitions and used 20 partitions per batch according to [21].</w:t>
      </w:r>
    </w:p>
    <w:p>
      <w:pPr>
        <w:pStyle w:val="4"/>
      </w:pPr>
      <w:bookmarkStart w:id="15" w:name="sec:experimental_scheme"/>
      <w:r>
        <w:t>3.2 Experimental Scheme</w:t>
      </w:r>
      <w:bookmarkEnd w:id="15"/>
    </w:p>
    <w:p>
      <w:pPr>
        <w:pStyle w:val="30"/>
      </w:pPr>
      <w:r>
        <w:t>To find out the performance bottleneck in GNN training, we conduct the bottleneck analysis with four questions. The answers to those questions will give us a more comprehensive view of the performance characteristics of GNN training. We design extensive experiments to find the answers empirically.</w:t>
      </w:r>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computational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We can decompose the training time on different levels: layer level, edge/vertex computation level, and the basic operator level. On each level, we breakdown 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The limited memory capacity of a GPU card is the main factor preventing us from training GNNs on big graphs. We measured the peak memory usage in the GNN training under different graph scales, input feature dimensions, and average vertex degrees. Based on the results, we analyze which is the most memory-consuming component. Reducing its memory usage will enable us to train bigger GNNs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r>
        <w:t>In theory, the sampling techniques can significantly reduce the 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249" w:author="Dell" w:date="2020-08-19T16:47:00Z">
        <w:bookmarkStart w:id="16" w:name="sec:experiment_results"/>
        <w:r>
          <w:rPr/>
          <w:delText xml:space="preserve">Experiment </w:delText>
        </w:r>
      </w:del>
      <w:ins w:id="250" w:author="Dell" w:date="2020-08-19T16:47:00Z">
        <w:r>
          <w:rPr/>
          <w:t xml:space="preserve">Evaluation </w:t>
        </w:r>
      </w:ins>
      <w:r>
        <w:t>Results and Analysis</w:t>
      </w:r>
      <w:bookmarkEnd w:id="16"/>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r>
        <w:t xml:space="preserve">Theoretically, the hyper-parameters should affect the training time in a </w:t>
      </w:r>
      <w:r>
        <w:rPr>
          <w:i/>
        </w:rPr>
        <w:t>linear</w:t>
      </w:r>
      <w:r>
        <w:t xml:space="preserve"> way. According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w:rPr>
            <w:rFonts w:ascii="Cambria Math" w:hAnsi="Cambria Math"/>
          </w:rPr>
          <m:t>ϕ</m:t>
        </m:r>
      </m:oMath>
      <w:r>
        <w:t xml:space="preserve"> and </w:t>
      </w:r>
      <m:oMath>
        <m: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we first compare the training time of the four GNNs on the same dataset. Figure </w:t>
      </w:r>
      <w:r>
        <w:fldChar w:fldCharType="begin"/>
      </w:r>
      <w:r>
        <w:instrText xml:space="preserve"> HYPERLINK \l "fig:exp_absolute_training_time" \h </w:instrText>
      </w:r>
      <w:r>
        <w:fldChar w:fldCharType="separate"/>
      </w:r>
      <w:r>
        <w:t>5</w:t>
      </w:r>
      <w:r>
        <w:fldChar w:fldCharType="end"/>
      </w:r>
      <w:r>
        <w:t xml:space="preserve"> shows the wall-clock training time per epoch of the GNNs on the real-world datasets. The ranking of the training time was GaAN </w:t>
      </w:r>
      <m:oMath>
        <m:r>
          <w:rPr>
            <w:rFonts w:ascii="Cambria Math" w:hAnsi="Cambria Math"/>
          </w:rPr>
          <m:t>≫</m:t>
        </m:r>
      </m:oMath>
      <w:r>
        <w:t xml:space="preserve"> GAT </w:t>
      </w:r>
      <m:oMath>
        <m:r>
          <w:rPr>
            <w:rFonts w:ascii="Cambria Math" w:hAnsi="Cambria Math"/>
          </w:rPr>
          <m:t>&gt;</m:t>
        </m:r>
      </m:oMath>
      <w:r>
        <w:t xml:space="preserve"> GGNN </w:t>
      </w:r>
      <m:oMath>
        <m:r>
          <w:rPr>
            <w:rFonts w:ascii="Cambria Math" w:hAnsi="Cambria Math"/>
          </w:rPr>
          <m:t>&gt;</m:t>
        </m:r>
      </m:oMath>
      <w:r>
        <w:t xml:space="preserve"> GCN in all cases. Since the real-world graphs had more edges than edges (</w:t>
      </w:r>
      <m:oMath>
        <m:r>
          <w:rPr>
            <w:rFonts w:ascii="Cambria Math" w:hAnsi="Cambria Math"/>
          </w:rPr>
          <m:t>m&gt;n</m:t>
        </m:r>
      </m:oMath>
      <w:r>
        <w:t>), the time complexity of the edge computation affected more than the vertex computation. The ranking was 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486400" cy="3551555"/>
                    </a:xfrm>
                    <a:prstGeom prst="rect">
                      <a:avLst/>
                    </a:prstGeom>
                  </pic:spPr>
                </pic:pic>
              </a:graphicData>
            </a:graphic>
          </wp:inline>
        </w:drawing>
      </w:r>
    </w:p>
    <w:p>
      <w:pPr>
        <w:pStyle w:val="3"/>
      </w:pPr>
      <w:r>
        <w:t>To further evaluate the effects of hyper-parameters, we measured 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04911" cy="6020322"/>
                    </a:xfrm>
                    <a:prstGeom prst="rect">
                      <a:avLst/>
                    </a:prstGeom>
                  </pic:spPr>
                </pic:pic>
              </a:graphicData>
            </a:graphic>
          </wp:inline>
        </w:drawing>
      </w:r>
    </w:p>
    <w:p>
      <w:pPr>
        <w:pStyle w:val="3"/>
      </w:pPr>
      <w:r>
        <w:t xml:space="preserve">For GCN and GGNN, the only modifiable hyper-parameter is the hidden dimension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with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oMath>
      <w:r>
        <w:t xml:space="preserve">.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0</m:t>
            </m:r>
            <m:ctrlPr>
              <w:rPr>
                <w:rFonts w:ascii="Cambria Math" w:hAnsi="Cambria Math"/>
              </w:rPr>
            </m:ctrlPr>
          </m:sup>
        </m:sSup>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oMath>
      <w:r>
        <w:t xml:space="preserve"> is determined by the dataset with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0</m:t>
            </m:r>
            <m:ctrlPr>
              <w:rPr>
                <w:rFonts w:ascii="Cambria Math" w:hAnsi="Cambria Math"/>
              </w:rPr>
            </m:ctrlPr>
          </m:sup>
        </m:sSup>
        <m:r>
          <w:rPr>
            <w:rFonts w:ascii="Cambria Math" w:hAnsi="Cambria Math"/>
          </w:rPr>
          <m:t>)=dim(</m:t>
        </m:r>
        <m:r>
          <m:rPr>
            <m:sty m:val="b"/>
          </m:rPr>
          <w:rPr>
            <w:rFonts w:ascii="Cambria Math" w:hAnsi="Cambria Math"/>
          </w:rPr>
          <m:t>x</m:t>
        </m:r>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oMath>
      <w:r>
        <w:t>#Classes. 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increased linearly under big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consistent with the time complexity analysis.</w:t>
      </w:r>
    </w:p>
    <w:p>
      <w:pPr>
        <w:pStyle w:val="3"/>
      </w:pPr>
      <w:r>
        <w:t xml:space="preserve">For GAT, we modified the number of heads </w:t>
      </w:r>
      <m:oMath>
        <m:r>
          <w:rPr>
            <w:rFonts w:ascii="Cambria Math" w:hAnsi="Cambria Math"/>
          </w:rPr>
          <m:t>K</m:t>
        </m:r>
      </m:oMath>
      <w:r>
        <w:t xml:space="preserve"> and the dimension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Sub>
      </m:oMath>
      <w:r>
        <w:t xml:space="preserve"> in the GAT layer 0. The dimen</w:t>
      </w:r>
      <w:del w:id="251" w:author="AugF" w:date="2020-08-21T11:33:19Z">
        <w:r>
          <w:rPr/>
          <w:delText>s</w:delText>
        </w:r>
      </w:del>
      <w:ins w:id="252" w:author="AugF" w:date="2020-08-21T11:33:29Z">
        <w:r>
          <w:rPr>
            <w:rFonts w:hint="eastAsia" w:eastAsia="宋体"/>
            <w:lang w:val="en-US" w:eastAsia="zh-CN"/>
          </w:rPr>
          <w:t>s</w:t>
        </w:r>
      </w:ins>
      <w:del w:id="253" w:author="AugF" w:date="2020-08-21T11:33:21Z">
        <w:r>
          <w:rPr/>
          <w:delText>t</w:delText>
        </w:r>
      </w:del>
      <w:r>
        <w:t xml:space="preserve">ion of the hidden feature vector was determined correspondingly as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)=K</m:t>
        </m:r>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head</m:t>
            </m:r>
            <m:ctrlPr>
              <w:rPr>
                <w:rFonts w:ascii="Cambria Math" w:hAnsi="Cambria Math"/>
              </w:rPr>
            </m:ctrlPr>
          </m:sub>
        </m:sSub>
      </m:oMath>
      <w:r>
        <w:t>. Figure </w:t>
      </w:r>
      <w:r>
        <w:fldChar w:fldCharType="begin"/>
      </w:r>
      <w:r>
        <w:instrText xml:space="preserve"> HYPERLINK \l "X3608bded97b6978c6cbe9e1e8fb7d5480b1dbfc" \h </w:instrText>
      </w:r>
      <w:r>
        <w:fldChar w:fldCharType="separate"/>
      </w:r>
      <w:r>
        <w:t>6(c)</w:t>
      </w:r>
      <w:r>
        <w:fldChar w:fldCharType="end"/>
      </w:r>
      <w:r>
        <w:t xml:space="preserve"> shows that the GAT training time increases linearly under big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head</m:t>
            </m:r>
            <m:ctrlPr>
              <w:rPr>
                <w:rFonts w:ascii="Cambria Math" w:hAnsi="Cambria Math"/>
              </w:rPr>
            </m:ctrlPr>
          </m:sub>
        </m:sSub>
      </m:oMath>
      <w:r>
        <w:t xml:space="preserve"> and </w:t>
      </w:r>
      <m:oMath>
        <m:r>
          <w:rPr>
            <w:rFonts w:ascii="Cambria Math" w:hAnsi="Cambria Math"/>
          </w:rPr>
          <m:t>K</m:t>
        </m:r>
      </m:oMath>
      <w:r>
        <w:t>.</w:t>
      </w:r>
    </w:p>
    <w:p>
      <w:pPr>
        <w:pStyle w:val="3"/>
      </w:pPr>
      <w:r>
        <w:t xml:space="preserve">For GaAN, it is also based on the multi-head mechanism. Its time complexity is affected by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 xml:space="preserve"> and the number of heads </w:t>
      </w:r>
      <m:oMath>
        <m:r>
          <w:rPr>
            <w:rFonts w:ascii="Cambria Math" w:hAnsi="Cambria Math"/>
          </w:rPr>
          <m:t>K</m:t>
        </m:r>
      </m:oMath>
      <w:r>
        <w:t xml:space="preserve">. Figure 6(d) demonstrates that the training time increased linearly with the hyper-parameters, except for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increased, the training time increased first slightly and then linearly. We could observe similar phenomena in GCN, GGNN, and GAT with low hyper-parameters. When the hyper-parameter was too low, the GNN training could not make use of the full computing power of the GPU. When it became high enough, the training time increased linearly.</w:t>
      </w:r>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486400" cy="4271645"/>
                    </a:xfrm>
                    <a:prstGeom prst="rect">
                      <a:avLst/>
                    </a:prstGeom>
                  </pic:spPr>
                </pic:pic>
              </a:graphicData>
            </a:graphic>
          </wp:inline>
        </w:drawing>
      </w:r>
    </w:p>
    <w:p>
      <w:pPr>
        <w:pStyle w:val="3"/>
      </w:pPr>
      <w:r>
        <w:t xml:space="preserve">The experimental results support the time complexity analysis. We further measured the effects of the hyper-parameters on the peak GPU memory usage in Figure 7. The memory usage also increased linearly as the hyper-parameters increased for all GNNs, except for GaAN 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oMath>
      <w:r>
        <w:t xml:space="preserve"> consumed a small proportion of memory in GaAN, the growth in the memory usage was not noticeable until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was 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The hyper-parameters affect the training time and the memory usage of the GNN training </w:t>
      </w:r>
      <w:r>
        <w:rPr>
          <w:b/>
        </w:rPr>
        <w:t>in a linear way</w:t>
      </w:r>
      <w:r>
        <w:t>. Algorithm engineers can use larger hyper-parameters to increase the expressive power of a GNN model without worrying about the explosive growth in the training time and memory usage.</w:t>
      </w:r>
    </w:p>
    <w:p>
      <w:pPr>
        <w:pStyle w:val="4"/>
      </w:pPr>
      <w:bookmarkStart w:id="20" w:name="sec:training_time_breakdown"/>
      <w:r>
        <w:t>4.2 Training Time Breakdown</w:t>
      </w:r>
      <w:bookmarkEnd w:id="20"/>
    </w:p>
    <w:p>
      <w:pPr>
        <w:pStyle w:val="30"/>
      </w:pPr>
      <w:r>
        <w:t>To find out which stage/step dominates the training time, we breakdown 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layer 0 was much larger than layer 1. In those GNNs, the dimensions of the input/output feature vectors in the layer 0 were much larger than the dimensions in the layer 1.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r>
          <m:rPr>
            <m:sty m:val="b"/>
          </m:rPr>
          <w:rPr>
            <w:rFonts w:ascii="Cambria Math" w:hAnsi="Cambria Math"/>
          </w:rPr>
          <m:t>x</m:t>
        </m:r>
        <m:r>
          <w:rPr>
            <w:rFonts w:ascii="Cambria Math" w:hAnsi="Cambria Math"/>
          </w:rPr>
          <m:t>)</m:t>
        </m:r>
      </m:oMath>
      <w:r>
        <w:t xml:space="preserve">,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m:t>
        </m:r>
      </m:oMath>
      <w:r>
        <w:t xml:space="preserve"> and </w:t>
      </w:r>
      <m:oMath>
        <m:r>
          <w:rPr>
            <w:rFonts w:ascii="Cambria Math" w:hAnsi="Cambria Math"/>
          </w:rPr>
          <m:t>dim(</m:t>
        </m:r>
        <m:r>
          <m:rPr>
            <m:sty m:val="b"/>
          </m:rPr>
          <w:rPr>
            <w:rFonts w:ascii="Cambria Math" w:hAnsi="Cambria Math"/>
          </w:rPr>
          <m:t>x</m:t>
        </m:r>
        <m:r>
          <w:rPr>
            <w:rFonts w:ascii="Cambria Math" w:hAnsi="Cambria Math"/>
          </w:rPr>
          <m:t>)≫#Class</m:t>
        </m:r>
      </m:oMath>
      <w:r>
        <w:t xml:space="preserve">. For GaAN, since it required the dimensions of the input/output feature vectors must be the same,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the training time of both layers were close.</w:t>
      </w:r>
    </w:p>
    <w:p>
      <w:pPr>
        <w:pStyle w:val="3"/>
      </w:pPr>
      <w:r>
        <w:t xml:space="preserve">Each GNN layer can be further divided into the vertex and the edge calculation stages. In Figure 8, GCN spent most of the training time on the edge calculation in most datasets. A special case is </w:t>
      </w:r>
      <w:r>
        <w:rPr>
          <w:rStyle w:val="42"/>
        </w:rPr>
        <w:t>cph</w:t>
      </w:r>
      <w:r>
        <w:t xml:space="preserve"> dataset. The dimension of the input feature vectors was very high in </w:t>
      </w:r>
      <w:r>
        <w:rPr>
          <w:rStyle w:val="42"/>
        </w:rPr>
        <w:t>cph</w:t>
      </w:r>
      <w:r>
        <w:t xml:space="preserve">, making the vertex calculation stage of the GCN Layer 0 spend considerable time. GGNN also spent the majority of its training time on the edge calculation. But the high time complexity of its vertex update function </w:t>
      </w:r>
      <m:oMath>
        <m:r>
          <w:rPr>
            <w:rFonts w:ascii="Cambria Math" w:hAnsi="Cambria Math"/>
          </w:rPr>
          <m:t>γ</m:t>
        </m:r>
      </m:oMath>
      <w:r>
        <w:t xml:space="preserve"> made the ratio of the vertex calculation in the total training time much higher than other GNNs. For GAT and GaAN, due to their high edge calculation complexity, the edge calculation is the absolutely dominant stage. In summary, </w:t>
      </w:r>
      <w:r>
        <w:rPr>
          <w:i/>
        </w:rPr>
        <w:t>the edge calculation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486400" cy="3575685"/>
                    </a:xfrm>
                    <a:prstGeom prst="rect">
                      <a:avLst/>
                    </a:prstGeom>
                  </pic:spPr>
                </pic:pic>
              </a:graphicData>
            </a:graphic>
          </wp:inline>
        </w:drawing>
      </w:r>
    </w:p>
    <w:p>
      <w:pPr>
        <w:pStyle w:val="3"/>
      </w:pPr>
      <w:r>
        <w:t xml:space="preserve">The experimental results also indicate that the average degree of the dataset affects the time-consuming proportion of the edge/vertex calculation. For GaAN, the time spent on the vertex calculation exceeded the edge calculation on the </w:t>
      </w:r>
      <w:r>
        <w:rPr>
          <w:rStyle w:val="42"/>
        </w:rPr>
        <w:t>pub</w:t>
      </w:r>
      <w:r>
        <w:t xml:space="preserve"> and </w:t>
      </w:r>
      <w:r>
        <w:rPr>
          <w:rStyle w:val="42"/>
        </w:rPr>
        <w:t>cam</w:t>
      </w:r>
      <w:r>
        <w:t xml:space="preserve"> datasets, because the average degrees of the two datasets were low, making </w:t>
      </w:r>
      <m:oMath>
        <m:r>
          <w:rPr>
            <w:rFonts w:ascii="Cambria Math" w:hAnsi="Cambria Math"/>
          </w:rPr>
          <m:t>|</m:t>
        </m:r>
        <m:r>
          <m:rPr>
            <m:sty m:val="p"/>
            <m:scr m:val="script"/>
          </m:rPr>
          <w:rPr>
            <w:rFonts w:ascii="Cambria Math" w:hAnsi="Cambria Math"/>
          </w:rPr>
          <m:t>E</m:t>
        </m:r>
        <m:r>
          <w:rPr>
            <w:rFonts w:ascii="Cambria Math" w:hAnsi="Cambria Math"/>
          </w:rPr>
          <m:t>|</m:t>
        </m:r>
      </m:oMath>
      <w:r>
        <w:t xml:space="preserve"> and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much closer. To evaluate the effects of the average degree, we used the R-MAT model to generate random graphs with 50k vertices and the average degrees ranging from 2 to 100. Figure 9 shows the training time of the four GNNs under different average degrees. As the average degree increased, the training time of the edge calculation grew </w:t>
      </w:r>
      <w:r>
        <w:rPr>
          <w:i/>
        </w:rPr>
        <w:t>linearly</w:t>
      </w:r>
      <w:r>
        <w:t>. For GCN, GAT, and GaAN, the edge calculation dominated the entire training time even under small average degrees. Only for GGNN that had high vertex and low edge calculation complexities, the training time of the vertex calculation could exceed the edge calculation under low average degrees (</w:t>
      </w:r>
      <m:oMath>
        <m:r>
          <w:rPr>
            <w:rFonts w:ascii="Cambria Math" w:hAnsi="Cambria Math"/>
          </w:rPr>
          <m:t>&lt;5</m:t>
        </m:r>
      </m:oMath>
      <w:r>
        <w:t xml:space="preserve">). Therefore, </w:t>
      </w:r>
      <w:r>
        <w:rPr>
          <w:i/>
        </w:rPr>
        <w:t>improving the efficiency of the edge calculation is the key to reduce the GNN training time</w:t>
      </w:r>
      <w:r>
        <w:t>.</w:t>
      </w:r>
    </w:p>
    <w:p>
      <w:pPr>
        <w:pStyle w:val="5"/>
      </w:pPr>
      <w:bookmarkStart w:id="22" w:name="step-level-in-edge-calculation"/>
      <w:r>
        <w:t>4.2.2 Step Level in Edge Calculation</w:t>
      </w:r>
      <w:bookmarkEnd w:id="22"/>
    </w:p>
    <w:p>
      <w:pPr>
        <w:pStyle w:val="3"/>
      </w:pPr>
      <w:r>
        <w:rPr>
          <w:lang w:eastAsia="zh-CN"/>
        </w:rPr>
        <w:drawing>
          <wp:inline distT="0" distB="0" distL="0" distR="0">
            <wp:extent cx="5486400" cy="1439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486400" cy="1439545"/>
                    </a:xfrm>
                    <a:prstGeom prst="rect">
                      <a:avLst/>
                    </a:prstGeom>
                  </pic:spPr>
                </pic:pic>
              </a:graphicData>
            </a:graphic>
          </wp:inline>
        </w:drawing>
      </w:r>
    </w:p>
    <w:p>
      <w:pPr>
        <w:pStyle w:val="3"/>
      </w:pPr>
      <w:r>
        <w:t xml:space="preserve">In the implementation of PyG, the edge calculation stage can be decomposed into four steps: collect, message, aggregate, and update, as shown in Figure 10. The edge index is a matrix with </w:t>
      </w:r>
      <m:oMath>
        <m:r>
          <w:rPr>
            <w:rFonts w:ascii="Cambria Math" w:hAnsi="Cambria Math"/>
          </w:rPr>
          <m:t>M</m:t>
        </m:r>
      </m:oMath>
      <w:r>
        <w:t xml:space="preserve"> rows and 2 columns that holds the edge set of the graph, where </w:t>
      </w:r>
      <m:oMath>
        <m:r>
          <w:rPr>
            <w:rFonts w:ascii="Cambria Math" w:hAnsi="Cambria Math"/>
          </w:rPr>
          <m:t>M=|</m:t>
        </m:r>
        <m:r>
          <m:rPr>
            <m:sty m:val="p"/>
            <m:scr m:val="script"/>
          </m:rPr>
          <w:rPr>
            <w:rFonts w:ascii="Cambria Math" w:hAnsi="Cambria Math"/>
          </w:rPr>
          <m:t>E</m:t>
        </m:r>
        <m:r>
          <w:rPr>
            <w:rFonts w:ascii="Cambria Math" w:hAnsi="Cambria Math"/>
          </w:rPr>
          <m:t>|</m:t>
        </m:r>
      </m:oMath>
      <w:r>
        <w:t xml:space="preserve">. The two columns of the matrix store the source vertex and the target vertex of each edge, respectively. </w:t>
      </w:r>
      <w:del w:id="254" w:author="AugF" w:date="2020-08-19T23:23:19Z">
        <w:r>
          <w:rPr/>
          <w:delText>The collect step</w:delText>
        </w:r>
      </w:del>
      <w:ins w:id="255" w:author="AugF" w:date="2020-08-19T23:23:19Z">
        <w:r>
          <w:rPr>
            <w:rFonts w:hint="eastAsia" w:eastAsia="宋体"/>
            <w:lang w:eastAsia="zh-CN"/>
          </w:rPr>
          <w:t>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to the ends of each edge in the edge index, to form the parameters </w:t>
      </w:r>
      <m:oMath>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of the message function </w:t>
      </w:r>
      <m:oMath>
        <m:r>
          <w:rPr>
            <w:rFonts w:ascii="Cambria Math" w:hAnsi="Cambria Math"/>
          </w:rPr>
          <m:t>ϕ</m:t>
        </m:r>
      </m:oMath>
      <w:r>
        <w:t xml:space="preserve">. This step only involves the data movement. </w:t>
      </w:r>
      <w:del w:id="256" w:author="AugF" w:date="2020-08-19T23:24:57Z">
        <w:r>
          <w:rPr/>
          <w:delText>The message step</w:delText>
        </w:r>
      </w:del>
      <w:ins w:id="257" w:author="AugF" w:date="2020-08-19T23:24:57Z">
        <w:r>
          <w:rPr>
            <w:rFonts w:hint="eastAsia" w:eastAsia="宋体"/>
            <w:lang w:eastAsia="zh-CN"/>
          </w:rPr>
          <w:t>the messaging step</w:t>
        </w:r>
      </w:ins>
      <w:r>
        <w:t xml:space="preserve"> calls the message function </w:t>
      </w:r>
      <m:oMath>
        <m: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oMath>
      <w:r>
        <w:t xml:space="preserve">. The aggregate 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with the aggregation operation </w:t>
      </w:r>
      <m:oMath>
        <m:r>
          <w:rPr>
            <w:rFonts w:ascii="Cambria Math" w:hAnsi="Cambria Math"/>
          </w:rPr>
          <m:t>Σ</m:t>
        </m:r>
      </m:oMath>
      <w:r>
        <w:t xml:space="preserve">. </w:t>
      </w:r>
      <w:del w:id="258" w:author="AugF" w:date="2020-08-19T23:27:45Z">
        <w:r>
          <w:rPr/>
          <w:delText>The update step</w:delText>
        </w:r>
      </w:del>
      <w:ins w:id="259" w:author="AugF" w:date="2020-08-19T23:27:45Z">
        <w:r>
          <w:rPr>
            <w:rFonts w:hint="eastAsia" w:eastAsia="宋体"/>
            <w:lang w:eastAsia="zh-CN"/>
          </w:rPr>
          <w:t>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(after </w:t>
      </w:r>
      <w:del w:id="260" w:author="AugF" w:date="2020-08-19T23:27:45Z">
        <w:r>
          <w:rPr/>
          <w:delText>the update step</w:delText>
        </w:r>
      </w:del>
      <w:ins w:id="261" w:author="AugF" w:date="2020-08-19T23:27:45Z">
        <w:r>
          <w:rPr>
            <w:rFonts w:hint="eastAsia" w:eastAsia="宋体"/>
            <w:lang w:eastAsia="zh-CN"/>
          </w:rPr>
          <w:t>the updating step</w:t>
        </w:r>
      </w:ins>
      <w:r>
        <w:t xml:space="preserve">) will be fed into the vertex update function </w:t>
      </w:r>
      <m:oMath>
        <m: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372568" cy="3704212"/>
                    </a:xfrm>
                    <a:prstGeom prst="rect">
                      <a:avLst/>
                    </a:prstGeom>
                  </pic:spPr>
                </pic:pic>
              </a:graphicData>
            </a:graphic>
          </wp:inline>
        </w:drawing>
      </w:r>
    </w:p>
    <w:p>
      <w:pPr>
        <w:pStyle w:val="3"/>
      </w:pPr>
      <w:r>
        <w:t xml:space="preserve">We decomposed the execution time of the edge calculation step in Figure 11. In each GNN, the proportion of the four steps were rather stable, rarely affected by datasets. For GAT and GaAN with the high edge calculation complexity, </w:t>
      </w:r>
      <w:del w:id="262" w:author="AugF" w:date="2020-08-19T23:24:57Z">
        <w:r>
          <w:rPr/>
          <w:delText>the message step</w:delText>
        </w:r>
      </w:del>
      <w:ins w:id="263" w:author="AugF" w:date="2020-08-19T23:24:57Z">
        <w:r>
          <w:rPr>
            <w:rFonts w:hint="eastAsia" w:eastAsia="宋体"/>
            <w:lang w:eastAsia="zh-CN"/>
          </w:rPr>
          <w:t>the messaging step</w:t>
        </w:r>
      </w:ins>
      <w:r>
        <w:t xml:space="preserve"> consumed most of the execution time. For GCN and GGNN with the low </w:t>
      </w:r>
      <w:ins w:id="264" w:author="AugF" w:date="2020-08-21T11:29:41Z">
        <w:r>
          <w:rPr>
            <w:rFonts w:hint="eastAsia" w:eastAsia="宋体"/>
            <w:lang w:val="en-US" w:eastAsia="zh-CN"/>
          </w:rPr>
          <w:t>e</w:t>
        </w:r>
      </w:ins>
      <w:ins w:id="265" w:author="AugF" w:date="2020-08-21T11:29:44Z">
        <w:r>
          <w:rPr>
            <w:rFonts w:hint="eastAsia" w:eastAsia="宋体"/>
            <w:lang w:val="en-US" w:eastAsia="zh-CN"/>
          </w:rPr>
          <w:t>d</w:t>
        </w:r>
      </w:ins>
      <w:ins w:id="266" w:author="AugF" w:date="2020-08-21T11:29:45Z">
        <w:r>
          <w:rPr>
            <w:rFonts w:hint="eastAsia" w:eastAsia="宋体"/>
            <w:lang w:val="en-US" w:eastAsia="zh-CN"/>
          </w:rPr>
          <w:t xml:space="preserve">ge </w:t>
        </w:r>
      </w:ins>
      <w:r>
        <w:t xml:space="preserve">complexity, the proportions of the steps were close. Since the message function </w:t>
      </w:r>
      <m:oMath>
        <m:r>
          <w:rPr>
            <w:rFonts w:ascii="Cambria Math" w:hAnsi="Cambria Math"/>
          </w:rPr>
          <m:t>ϕ</m:t>
        </m:r>
      </m:oMath>
      <w:r>
        <w:t xml:space="preserve"> of GGNN used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directly in the implementation, the time spent on </w:t>
      </w:r>
      <w:del w:id="267" w:author="AugF" w:date="2020-08-19T23:24:57Z">
        <w:r>
          <w:rPr/>
          <w:delText>the message step</w:delText>
        </w:r>
      </w:del>
      <w:ins w:id="268" w:author="AugF" w:date="2020-08-19T23:24:57Z">
        <w:r>
          <w:rPr>
            <w:rFonts w:hint="eastAsia" w:eastAsia="宋体"/>
            <w:lang w:eastAsia="zh-CN"/>
          </w:rPr>
          <w:t>the messaging step</w:t>
        </w:r>
      </w:ins>
      <w:r>
        <w:t xml:space="preserve"> of GGNN was negligible. Although </w:t>
      </w:r>
      <w:del w:id="269" w:author="AugF" w:date="2020-08-19T23:23:19Z">
        <w:r>
          <w:rPr/>
          <w:delText>the collect step</w:delText>
        </w:r>
      </w:del>
      <w:ins w:id="270" w:author="AugF" w:date="2020-08-19T23:23:19Z">
        <w:r>
          <w:rPr>
            <w:rFonts w:hint="eastAsia" w:eastAsia="宋体"/>
            <w:lang w:eastAsia="zh-CN"/>
          </w:rPr>
          <w:t>the collection step</w:t>
        </w:r>
      </w:ins>
      <w:r>
        <w:t xml:space="preserve"> did not conduct any computation and only involved data movement, it occupied noticeable execution time in all the GNNs. The experiments show that </w:t>
      </w:r>
      <w:r>
        <w:rPr>
          <w:i/>
        </w:rPr>
        <w:t>the performance bottleneck on the step level depends on the complexity of the edge calculation</w:t>
      </w:r>
      <w:r>
        <w:t xml:space="preserve">. For GNNs with the high edge calculation complexity, the message function </w:t>
      </w:r>
      <m:oMath>
        <m:r>
          <w:rPr>
            <w:rFonts w:ascii="Cambria Math" w:hAnsi="Cambria Math"/>
          </w:rPr>
          <m:t>ϕ</m:t>
        </m:r>
      </m:oMath>
      <w:r>
        <w:t xml:space="preserve"> is the performance bottleneck. Optimizing its implementation can significantly reduce the training time. For the other GNNs, optimization should focus on reducing the costs of the collect and the aggregation steps. Additionally, improving the efficiency of </w:t>
      </w:r>
      <w:del w:id="271" w:author="AugF" w:date="2020-08-19T23:23:19Z">
        <w:r>
          <w:rPr/>
          <w:delText>the collect step</w:delText>
        </w:r>
      </w:del>
      <w:ins w:id="272"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w:rPr>
            <w:rFonts w:ascii="Cambria Math" w:hAnsi="Cambria Math"/>
          </w:rPr>
          <m:t>ϕ</m:t>
        </m:r>
      </m:oMath>
      <w:r>
        <w:t xml:space="preserve">, </w:t>
      </w:r>
      <m:oMath>
        <m:r>
          <w:rPr>
            <w:rFonts w:ascii="Cambria Math" w:hAnsi="Cambria Math"/>
          </w:rPr>
          <m:t>Σ</m:t>
        </m:r>
      </m:oMath>
      <w:r>
        <w:t xml:space="preserve"> and </w:t>
      </w:r>
      <m:oMath>
        <m: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r>
        <w:rPr>
          <w:lang w:eastAsia="zh-CN"/>
        </w:rPr>
        <w:drawing>
          <wp:inline distT="0" distB="0" distL="0" distR="0">
            <wp:extent cx="5486400" cy="3659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86400" cy="3659505"/>
                    </a:xfrm>
                    <a:prstGeom prst="rect">
                      <a:avLst/>
                    </a:prstGeom>
                  </pic:spPr>
                </pic:pic>
              </a:graphicData>
            </a:graphic>
          </wp:inline>
        </w:drawing>
      </w:r>
    </w:p>
    <w:p>
      <w:pPr>
        <w:pStyle w:val="6"/>
      </w:pPr>
      <w:bookmarkStart w:id="24" w:name="gcn"/>
      <w:r>
        <w:t>GCN</w:t>
      </w:r>
      <w:bookmarkEnd w:id="24"/>
    </w:p>
    <w:p>
      <w:pPr>
        <w:pStyle w:val="30"/>
      </w:pPr>
      <w:r>
        <w:t xml:space="preserve">The most time-consuming basic operator was the matrix multiplication </w:t>
      </w:r>
      <w:r>
        <w:rPr>
          <w:rStyle w:val="42"/>
        </w:rPr>
        <w:t>mm</w:t>
      </w:r>
      <w:r>
        <w:t xml:space="preserve"> used in the vertex update function </w:t>
      </w:r>
      <m:oMath>
        <m:r>
          <w:rPr>
            <w:rFonts w:ascii="Cambria Math" w:hAnsi="Cambria Math"/>
          </w:rPr>
          <m:t>γ</m:t>
        </m:r>
      </m:oMath>
      <w:r>
        <w:t xml:space="preserve">. The elementwise multiplication </w:t>
      </w:r>
      <w:r>
        <w:rPr>
          <w:rStyle w:val="42"/>
        </w:rPr>
        <w:t>mul</w:t>
      </w:r>
      <w:r>
        <w:t xml:space="preserve"> used in the message function </w:t>
      </w:r>
      <m:oMath>
        <m:r>
          <w:rPr>
            <w:rFonts w:ascii="Cambria Math" w:hAnsi="Cambria Math"/>
          </w:rPr>
          <m:t>ϕ</m:t>
        </m:r>
      </m:oMath>
      <w:r>
        <w:t xml:space="preserve"> was also time-consuming. The other three operators were used in the edge calculation: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273" w:author="AugF" w:date="2020-08-19T23:23:19Z">
        <w:r>
          <w:rPr/>
          <w:delText>the collect step</w:delText>
        </w:r>
      </w:del>
      <w:ins w:id="274" w:author="AugF" w:date="2020-08-19T23:23:19Z">
        <w:r>
          <w:rPr>
            <w:rFonts w:hint="eastAsia" w:eastAsia="宋体"/>
            <w:lang w:eastAsia="zh-CN"/>
          </w:rPr>
          <w:t>the collection step</w:t>
        </w:r>
      </w:ins>
      <w:r>
        <w:t>. For GCN, the basic operators related to the edge calculation consumed the majority of the training time.</w:t>
      </w:r>
    </w:p>
    <w:p>
      <w:pPr>
        <w:pStyle w:val="6"/>
      </w:pPr>
      <w:bookmarkStart w:id="25" w:name="ggnn"/>
      <w:r>
        <w:t>GGNN</w:t>
      </w:r>
      <w:bookmarkEnd w:id="25"/>
    </w:p>
    <w:p>
      <w:pPr>
        <w:pStyle w:val="30"/>
      </w:pPr>
      <w:r>
        <w:t xml:space="preserve">The top basic operator was </w:t>
      </w:r>
      <w:r>
        <w:rPr>
          <w:rStyle w:val="42"/>
        </w:rPr>
        <w:t>mm</w:t>
      </w:r>
      <w:r>
        <w:t xml:space="preserve"> used in the vertex calculation. Due to the high time complexity in </w:t>
      </w:r>
      <m:oMath>
        <m:r>
          <w:rPr>
            <w:rFonts w:ascii="Cambria Math" w:hAnsi="Cambria Math"/>
          </w:rPr>
          <m:t>γ</m:t>
        </m:r>
      </m:oMath>
      <w:r>
        <w:t xml:space="preserve">, the proportion of the </w:t>
      </w:r>
      <w:r>
        <w:rPr>
          <w:rStyle w:val="42"/>
        </w:rPr>
        <w:t>mm</w:t>
      </w:r>
      <w:r>
        <w:t xml:space="preserve"> operator was much higher than the other operators. The </w:t>
      </w:r>
      <w:r>
        <w:rPr>
          <w:rStyle w:val="42"/>
        </w:rPr>
        <w:t>thnn_fused_gru_cell</w:t>
      </w:r>
      <w:r>
        <w:t xml:space="preserve"> operator that was used in the backward phase of </w:t>
      </w:r>
      <m:oMath>
        <m:r>
          <w:rPr>
            <w:rFonts w:ascii="Cambria Math" w:hAnsi="Cambria Math"/>
          </w:rPr>
          <m:t>γ</m:t>
        </m:r>
      </m:oMath>
      <w:r>
        <w:t xml:space="preserve"> was also noticeable. The other three operators were used in the edge calculation.</w:t>
      </w:r>
    </w:p>
    <w:p>
      <w:pPr>
        <w:pStyle w:val="6"/>
      </w:pPr>
      <w:bookmarkStart w:id="26" w:name="gat"/>
      <w:r>
        <w:t>GAT</w:t>
      </w:r>
      <w:bookmarkEnd w:id="26"/>
    </w:p>
    <w:p>
      <w:pPr>
        <w:pStyle w:val="30"/>
      </w:pPr>
      <w:r>
        <w:t xml:space="preserve">All the top basic operators except for </w:t>
      </w:r>
      <w:r>
        <w:rPr>
          <w:rStyle w:val="42"/>
        </w:rPr>
        <w:t>mm</w:t>
      </w:r>
      <w:r>
        <w:t xml:space="preserve"> were related to the edge calculation. The </w:t>
      </w:r>
      <w:r>
        <w:rPr>
          <w:rStyle w:val="42"/>
        </w:rPr>
        <w:t>mm</w:t>
      </w:r>
      <w:r>
        <w:t xml:space="preserve"> operator was used in the vertex update function </w:t>
      </w:r>
      <m:oMath>
        <m:r>
          <w:rPr>
            <w:rFonts w:ascii="Cambria Math" w:hAnsi="Cambria Math"/>
          </w:rPr>
          <m:t>γ</m:t>
        </m:r>
      </m:oMath>
      <w:r>
        <w:t>.</w:t>
      </w:r>
    </w:p>
    <w:p>
      <w:pPr>
        <w:pStyle w:val="6"/>
      </w:pPr>
      <w:bookmarkStart w:id="27" w:name="gaan"/>
      <w:r>
        <w:t>GaAN</w:t>
      </w:r>
      <w:bookmarkEnd w:id="27"/>
    </w:p>
    <w:p>
      <w:pPr>
        <w:pStyle w:val="30"/>
      </w:pPr>
      <w:r>
        <w:t xml:space="preserve">The top basic operator was </w:t>
      </w:r>
      <w:r>
        <w:rPr>
          <w:rStyle w:val="42"/>
        </w:rPr>
        <w:t>bmm</w:t>
      </w:r>
      <w:r>
        <w:t xml:space="preserve"> used in the message function </w:t>
      </w:r>
      <m:oMath>
        <m:r>
          <w:rPr>
            <w:rFonts w:ascii="Cambria Math" w:hAnsi="Cambria Math"/>
          </w:rPr>
          <m:t>ϕ</m:t>
        </m:r>
      </m:oMath>
      <w:r>
        <w:t xml:space="preserve">. The </w:t>
      </w:r>
      <w:r>
        <w:rPr>
          <w:rStyle w:val="42"/>
        </w:rPr>
        <w:t>addmm</w:t>
      </w:r>
      <w:r>
        <w:t xml:space="preserve"> operator and the </w:t>
      </w:r>
      <w:r>
        <w:rPr>
          <w:rStyle w:val="42"/>
        </w:rPr>
        <w:t>mm</w:t>
      </w:r>
      <w:r>
        <w:t xml:space="preserve"> operator were used in both the vertex and the edge calculation, where the edge calculation is dominant.</w:t>
      </w:r>
    </w:p>
    <w:p>
      <w:pPr>
        <w:pStyle w:val="3"/>
      </w:pPr>
      <w:r>
        <w:t xml:space="preserve">In general, the most time-consuming operator in GNN calculation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aggregate step in the edge calculation is relatively simple (like sum and mean), the related operators </w:t>
      </w:r>
      <w:r>
        <w:rPr>
          <w:rStyle w:val="42"/>
        </w:rPr>
        <w:t>scatter_add</w:t>
      </w:r>
      <w:r>
        <w:t xml:space="preserve"> and </w:t>
      </w:r>
      <w:r>
        <w:rPr>
          <w:rStyle w:val="42"/>
        </w:rPr>
        <w:t>gather</w:t>
      </w:r>
      <w:r>
        <w:t xml:space="preserve"> still consumed a certain amount of the time. They have to synchronize between hardware threads to avoid updating the same aggregated vector at the same time and they conducted non-regular memory access with the access pattern determined by the edge set dynamically. For GPU, they were less efficient than </w:t>
      </w:r>
      <w:r>
        <w:rPr>
          <w:rStyle w:val="42"/>
        </w:rPr>
        <w:t>mm</w:t>
      </w:r>
      <w:r>
        <w:t xml:space="preserve">. The index-based selection </w:t>
      </w:r>
      <w:r>
        <w:rPr>
          <w:rStyle w:val="42"/>
        </w:rPr>
        <w:t>index_select</w:t>
      </w:r>
      <w:r>
        <w:t xml:space="preserve"> operator from the collection step consumed around 10% of the time in all GNNs. Though GPUs have high on-chip memory bandwidth, improving the efficiency of </w:t>
      </w:r>
      <w:r>
        <w:rPr>
          <w:rStyle w:val="42"/>
        </w:rPr>
        <w:t>scatter_add</w:t>
      </w:r>
      <w:r>
        <w:t>/</w:t>
      </w:r>
      <w:r>
        <w:rPr>
          <w:rStyle w:val="42"/>
        </w:rPr>
        <w:t>gather</w:t>
      </w:r>
      <w:r>
        <w:t>/</w:t>
      </w:r>
      <w:r>
        <w:rPr>
          <w:rStyle w:val="42"/>
        </w:rPr>
        <w:t>index_select</w:t>
      </w:r>
      <w:r>
        <w:t xml:space="preserve"> (like overlapping them with </w:t>
      </w:r>
      <m:oMath>
        <m:r>
          <w:rPr>
            <w:rFonts w:ascii="Cambria Math" w:hAnsi="Cambria Math"/>
          </w:rPr>
          <m:t>ϕ</m:t>
        </m:r>
      </m:oMath>
      <w:r>
        <w:t>) can benefit the training of all kinds of GNNs.</w:t>
      </w:r>
    </w:p>
    <w:p>
      <w:pPr>
        <w:pStyle w:val="6"/>
      </w:pPr>
      <w:bookmarkStart w:id="28" w:name="summary-1"/>
      <w:r>
        <w:t>Summary</w:t>
      </w:r>
      <w:bookmarkEnd w:id="28"/>
    </w:p>
    <w:p>
      <w:pPr>
        <w:pStyle w:val="30"/>
      </w:pPr>
      <w:r>
        <w:t xml:space="preserve">The GNN training is suitable for GPU. The </w:t>
      </w:r>
      <w:r>
        <w:rPr>
          <w:b/>
        </w:rPr>
        <w:t>edge calculation is the main performance bottleneck</w:t>
      </w:r>
      <w:r>
        <w:t xml:space="preserve">, except for training GNNs with high vertex calculation complexity on low-average-degree graphs. The performance bottleneck in the edge calculation depends on the time complexity of the message function </w:t>
      </w:r>
      <m:oMath>
        <m:r>
          <w:rPr>
            <w:rFonts w:ascii="Cambria Math" w:hAnsi="Cambria Math"/>
          </w:rPr>
          <m:t>ϕ</m:t>
        </m:r>
      </m:oMath>
      <w:r>
        <w:t>.</w:t>
      </w:r>
    </w:p>
    <w:p>
      <w:pPr>
        <w:numPr>
          <w:ilvl w:val="0"/>
          <w:numId w:val="2"/>
        </w:numPr>
      </w:pPr>
      <w:r>
        <w:t xml:space="preserve">If the time complexity of </w:t>
      </w:r>
      <m:oMath>
        <m:r>
          <w:rPr>
            <w:rFonts w:ascii="Cambria Math" w:hAnsi="Cambria Math"/>
          </w:rPr>
          <m:t>ϕ</m:t>
        </m:r>
      </m:oMath>
      <w:r>
        <w:t xml:space="preserve"> is </w:t>
      </w:r>
      <w:r>
        <w:rPr>
          <w:b/>
        </w:rPr>
        <w:t>high</w:t>
      </w:r>
      <w:r>
        <w:t xml:space="preserve">, the </w:t>
      </w:r>
      <w:r>
        <w:rPr>
          <w:b/>
        </w:rPr>
        <w:t xml:space="preserve">efficiency of </w:t>
      </w:r>
      <m:oMath>
        <m:r>
          <w:rPr>
            <w:rFonts w:ascii="Cambria Math" w:hAnsi="Cambria Math"/>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w:rPr>
            <w:rFonts w:ascii="Cambria Math" w:hAnsi="Cambria Math"/>
          </w:rPr>
          <m:t>ϕ</m:t>
        </m:r>
      </m:oMath>
      <w:r>
        <w:t xml:space="preserve"> is </w:t>
      </w:r>
      <w:r>
        <w:rPr>
          <w:b/>
        </w:rPr>
        <w:t>low</w:t>
      </w:r>
      <w:r>
        <w:t xml:space="preserve">, </w:t>
      </w:r>
      <w:del w:id="275" w:author="AugF" w:date="2020-08-19T23:23:19Z">
        <w:r>
          <w:rPr/>
          <w:delText xml:space="preserve">the </w:delText>
        </w:r>
      </w:del>
      <w:del w:id="276" w:author="AugF" w:date="2020-08-19T23:23:19Z">
        <w:r>
          <w:rPr>
            <w:b/>
          </w:rPr>
          <w:delText>collect step</w:delText>
        </w:r>
      </w:del>
      <w:ins w:id="277" w:author="AugF" w:date="2020-08-19T23:23:19Z">
        <w:r>
          <w:rPr>
            <w:rFonts w:hint="eastAsia" w:eastAsia="宋体"/>
            <w:lang w:eastAsia="zh-CN"/>
          </w:rPr>
          <w:t>the collection step</w:t>
        </w:r>
      </w:ins>
      <w:r>
        <w:t xml:space="preserve"> and the </w:t>
      </w:r>
      <w:r>
        <w:rPr>
          <w:b/>
        </w:rPr>
        <w:t>aggregation step</w:t>
      </w:r>
      <w:r>
        <w:t xml:space="preserve"> limit the performance. </w:t>
      </w:r>
      <w:del w:id="278" w:author="AugF" w:date="2020-08-19T23:23:19Z">
        <w:r>
          <w:rPr/>
          <w:delText>The collect step</w:delText>
        </w:r>
      </w:del>
      <w:ins w:id="279" w:author="AugF" w:date="2020-08-19T23:23:19Z">
        <w:r>
          <w:rPr>
            <w:rFonts w:hint="eastAsia" w:eastAsia="宋体"/>
            <w:lang w:eastAsia="zh-CN"/>
          </w:rPr>
          <w:t>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 of graphs that a GPU can train GNNs on</w:t>
      </w:r>
      <w:r>
        <w:t xml:space="preserve">. For example, GaAN was unable to complete the training due to memory overflow exception on </w:t>
      </w:r>
      <w:r>
        <w:rPr>
          <w:rStyle w:val="42"/>
        </w:rPr>
        <w:t>cph</w:t>
      </w:r>
      <w:r>
        <w:t xml:space="preserve"> dataset.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657917" cy="2392887"/>
                    </a:xfrm>
                    <a:prstGeom prst="rect">
                      <a:avLst/>
                    </a:prstGeom>
                  </pic:spPr>
                </pic:pic>
              </a:graphicData>
            </a:graphic>
          </wp:inline>
        </w:drawing>
      </w:r>
      <w:bookmarkEnd w:id="30"/>
    </w:p>
    <w:p>
      <w:pPr>
        <w:pStyle w:val="3"/>
        <w:jc w:val="center"/>
      </w:pPr>
      <w:r>
        <w:rPr>
          <w:lang w:eastAsia="zh-CN"/>
        </w:rPr>
        <w:drawing>
          <wp:inline distT="0" distB="0" distL="0" distR="0">
            <wp:extent cx="4366260" cy="2301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366638" cy="2301439"/>
                    </a:xfrm>
                    <a:prstGeom prst="rect">
                      <a:avLst/>
                    </a:prstGeom>
                  </pic:spPr>
                </pic:pic>
              </a:graphicData>
            </a:graphic>
          </wp:inline>
        </w:drawing>
      </w:r>
    </w:p>
    <w:p>
      <w:pPr>
        <w:pStyle w:val="3"/>
      </w:pPr>
      <w:r>
        <w:t xml:space="preserve">Figure 13 shows the peak memory usage of each phase in the GNN training on the </w:t>
      </w:r>
      <w:r>
        <w:rPr>
          <w:rStyle w:val="42"/>
        </w:rPr>
        <w:t>amp</w:t>
      </w:r>
      <w:r>
        <w:t xml:space="preserve"> dataset. The trend was similar to other datasets. </w:t>
      </w:r>
      <w:r>
        <w:rPr>
          <w:i/>
        </w:rPr>
        <w:t>The GNN training achieved its peak memory usage in the forward and the backward phases</w:t>
      </w:r>
      <w:r>
        <w:t xml:space="preserve">. The forward phase generated a large number of intermediate results. Some key intermediate results were cached, increasing memory usage. The cached results were used in the gradient calculation in the backward phase. Figure 14 shows the computation graph of the vertex update function </w:t>
      </w:r>
      <m:oMath>
        <m:r>
          <w:rPr>
            <w:rFonts w:ascii="Cambria Math" w:hAnsi="Cambria Math"/>
          </w:rPr>
          <m:t>γ</m:t>
        </m:r>
      </m:oMath>
      <w:r>
        <w:t xml:space="preserve"> of GGNN. The computation graph had a large number of operators, each operator generating an intermediate matrix. Some key intermediate matrices were cached. The cached matrices were the main source of memory usage in the loss phase. By the end of the backward phase, the cached results were released. Since the evaluation phase did not need to calculate the gradients, it did not cache intermediate results. Its memory usage declined sharply.</w:t>
      </w:r>
    </w:p>
    <w:p>
      <w:pPr>
        <w:pStyle w:val="3"/>
      </w:pPr>
      <w:r>
        <w:t xml:space="preserve">The peak memory usage during the GNN training far exceeds the size of the dataset itself. We define the </w:t>
      </w:r>
      <w:r>
        <w:rPr>
          <w:i/>
        </w:rPr>
        <w:t>memory expansion ratio</w:t>
      </w:r>
      <w:r>
        <w:t xml:space="preserve"> (MER) as the ratio of the peak memory usage during the training to the memory usage after loading the dataset. Figure 15 compares MER of different GNNs. GCN had the lowest MER (up to 14) while GaAN had the highest MER (up to 101). </w:t>
      </w:r>
      <w:r>
        <w:rPr>
          <w:i/>
        </w:rPr>
        <w:t>The high MER limits the data scalability of GNNs</w:t>
      </w:r>
      <w:r>
        <w:t>, making GPU unable to handle big graphs.</w:t>
      </w:r>
    </w:p>
    <w:p>
      <w:pPr>
        <w:pStyle w:val="3"/>
      </w:pPr>
      <w:r>
        <w:rPr>
          <w:lang w:eastAsia="zh-CN"/>
        </w:rPr>
        <w:drawing>
          <wp:inline distT="0" distB="0" distL="0" distR="0">
            <wp:extent cx="5486400" cy="4501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486400" cy="4501515"/>
                    </a:xfrm>
                    <a:prstGeom prst="rect">
                      <a:avLst/>
                    </a:prstGeom>
                  </pic:spPr>
                </pic:pic>
              </a:graphicData>
            </a:graphic>
          </wp:inline>
        </w:drawing>
      </w:r>
    </w:p>
    <w:p>
      <w:pPr>
        <w:pStyle w:val="3"/>
      </w:pPr>
      <w:r>
        <w:t>Figure 15 also indicates that the same GNN had different MERs for different datasets. Two characteristics of the 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 The size becomes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decreased as the dimension of the input feature vectors increased</w:t>
      </w:r>
      <w:r>
        <w:t>.</w:t>
      </w:r>
    </w:p>
    <w:p>
      <w:pPr>
        <w:pStyle w:val="3"/>
      </w:pPr>
      <w:r>
        <w:t xml:space="preserve">The average degree of the graph also affects MER by influencing the relative scale of the intermediate results from the edge/vertex calculation. Fixing the number of vertices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increased, the number of edges </w:t>
      </w:r>
      <m:oMath>
        <m:r>
          <w:rPr>
            <w:rFonts w:ascii="Cambria Math" w:hAnsi="Cambria Math"/>
          </w:rPr>
          <m:t>|</m:t>
        </m:r>
        <m:r>
          <m:rPr>
            <m:sty m:val="p"/>
            <m:scr m:val="script"/>
          </m:rPr>
          <w:rPr>
            <w:rFonts w:ascii="Cambria Math" w:hAnsi="Cambria Math"/>
          </w:rPr>
          <m:t>E</m:t>
        </m:r>
        <m:r>
          <w:rPr>
            <w:rFonts w:ascii="Cambria Math" w:hAnsi="Cambria Math"/>
          </w:rPr>
          <m:t>|</m:t>
        </m:r>
      </m:oMath>
      <w:r>
        <w:t xml:space="preserve"> increased and the peak memory usage increased </w:t>
      </w:r>
      <w:r>
        <w:rPr>
          <w:i/>
        </w:rPr>
        <w:t>linearly</w:t>
      </w:r>
      <w:r>
        <w:t xml:space="preserve"> with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The edge calculation gradually dominated the memory usage and </w:t>
      </w:r>
      <w:r>
        <w:rPr>
          <w:i/>
        </w:rPr>
        <w:t>the MER converged to a stable value</w:t>
      </w:r>
      <w:r>
        <w:t xml:space="preserve">. The stable value was determined by the complexity of the edge calculation. Except for GGNN, the MER of the other GNNs increased as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increased. As GGNN had high vertex calculation complexity, the MER related to the vertex calculation was much larger than the edge calculation. When the edge calculation dominated the memory usage, its MER became smaller.</w:t>
      </w:r>
    </w:p>
    <w:p>
      <w:pPr>
        <w:pStyle w:val="3"/>
      </w:pPr>
      <w:r>
        <w:rPr>
          <w:lang w:eastAsia="zh-CN"/>
        </w:rPr>
        <w:drawing>
          <wp:inline distT="0" distB="0" distL="0" distR="0">
            <wp:extent cx="5486400" cy="1851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486400" cy="1851660"/>
                    </a:xfrm>
                    <a:prstGeom prst="rect">
                      <a:avLst/>
                    </a:prstGeom>
                  </pic:spPr>
                </pic:pic>
              </a:graphicData>
            </a:graphic>
          </wp:inline>
        </w:drawing>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w:rPr>
            <w:rFonts w:ascii="Cambria Math" w:hAnsi="Cambria Math"/>
          </w:rPr>
          <m:t>|</m:t>
        </m:r>
        <m:r>
          <m:rPr>
            <m:sty m:val="p"/>
            <m:scr m:val="script"/>
          </m:rPr>
          <w:rPr>
            <w:rFonts w:ascii="Cambria Math" w:hAnsi="Cambria Math"/>
          </w:rPr>
          <m:t>E</m:t>
        </m:r>
        <m:r>
          <w:rPr>
            <w:rFonts w:ascii="Cambria Math" w:hAnsi="Cambria Math"/>
          </w:rPr>
          <m:t>|</m:t>
        </m:r>
      </m:oMath>
      <w:r>
        <w:t xml:space="preserve"> in the graph and generated random graphs with different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Figure 18 shows how the memory usage changed according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All GNNs were much more insensitive to the changes in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compared to </w:t>
      </w:r>
      <m:oMath>
        <m:r>
          <w:rPr>
            <w:rFonts w:ascii="Cambria Math" w:hAnsi="Cambria Math"/>
          </w:rPr>
          <m:t>|</m:t>
        </m:r>
        <m:r>
          <m:rPr>
            <m:sty m:val="p"/>
            <m:scr m:val="script"/>
          </m:rPr>
          <w:rPr>
            <w:rFonts w:ascii="Cambria Math" w:hAnsi="Cambria Math"/>
          </w:rPr>
          <m:t>E</m:t>
        </m:r>
        <m:r>
          <w:rPr>
            <w:rFonts w:ascii="Cambria Math" w:hAnsi="Cambria Math"/>
          </w:rPr>
          <m:t>|</m:t>
        </m:r>
      </m:oMath>
      <w:r>
        <w:t xml:space="preserve">. Except for GGNN, the MER of the other GNNs declined as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increased because the scale of the dataset increased more quickly than the scales of the intermediate results. As GGNN had high vertex calculation complexity, the scales of the intermediate results were much more sensitive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It indicates that </w:t>
      </w:r>
      <w:r>
        <w:rPr>
          <w:i/>
        </w:rPr>
        <w:t>the intermediate results of the edge calculation dominated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restricted the data scalability of the GNN training. The memory usage mainly came from the intermediate results of the </w:t>
      </w:r>
      <w:r>
        <w:rPr>
          <w:i/>
        </w:rPr>
        <w:t>edge calculation</w:t>
      </w:r>
      <w:r>
        <w:t xml:space="preserve">. Fixing the number of vertices, the memory usage increased </w:t>
      </w:r>
      <w:r>
        <w:rPr>
          <w:i/>
        </w:rPr>
        <w:t>linearly</w:t>
      </w:r>
      <w:r>
        <w:t xml:space="preserve"> along with the number of edges. Optimizing the memory usage of the edge calculation could significantly reduce the memory expansion ratio. Fixing the GNN structure and the hyper-parameters, increasing the dimension of the input feature vectors could 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In the implementation in PyG, the GNN model and the dataset resided on the GPU side. To process each epoch, PyG sampled the original dataset in the main memory and generated several batches. Each batch was a small subgraph of the dataset. To train on each batch, PyG sent the sampled subgraph to GPU, calculated the gradients in the subgraph, and updated the model parameters directly on GPU. With the sampling techniques, the model parameters were updated by a stochastic gradient descent optimizer. It conducted the evaluation phase every several epochs (either on the CPU side or the GPU side) to determine whether to stop the training. The experiments focused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changed with the batch size. For the neighbor sampler, the relative batch size is the proportion of the sampled vertices of the last GNN layer in all vertices of the graph. For the cluster sampler, the relative batch size is the proportion of the sampled partitions to all partitions of the graph. The neighbor sampler was very sensitive to the batch size. As the batch size increased, the size of the sampled subgraph increased quickly and then stabilized. The cluster sampler was much less sensitive compared to the neighbor sampler. The number of vertices and the average degree of the sampled subgraphs increased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was </w:t>
      </w:r>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was 31.1, but the average degree of the sampled subgraph was only 5.8. For the cluster sampler, it was even lower to 3.0. Figure 20 compares the degree distribution of the sampled subgraph with the original graph. The slopes of the curves were similar. It indicates that the sampled subgraphs still followed the power-law degree distribution. However, the numbers of vertices in the sampled subgraphs were much smaller than the original graph,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if the average degree becomes lower, the proportion of the training time spent on vertex calculation will become higher, especially for GGNN.</w:t>
      </w:r>
    </w:p>
    <w:p>
      <w:pPr>
        <w:pStyle w:val="3"/>
      </w:pPr>
      <w:r>
        <w:t xml:space="preserve">To find out the performance bottleneck with the sampling techniques, we decomposed the training time per batch into three phases: </w:t>
      </w:r>
      <w:r>
        <w:rPr>
          <w:i/>
        </w:rPr>
        <w:t>sampling</w:t>
      </w:r>
      <w:r>
        <w:t xml:space="preserve"> on CPU, </w:t>
      </w:r>
      <w:r>
        <w:rPr>
          <w:i/>
        </w:rPr>
        <w:t>transferring</w:t>
      </w:r>
      <w:r>
        <w:t xml:space="preserve"> sampled subgraphs from CPU to GPU and </w:t>
      </w:r>
      <w:r>
        <w:rPr>
          <w:i/>
        </w:rPr>
        <w:t>training</w:t>
      </w:r>
      <w:r>
        <w:t xml:space="preserve"> with the subgraphs on GPU. Figure 21 shows the time breakdown of the four GNNs under different relative batch sizes. For the neighbor sampler, the sampling technique reduced the training time per batch only when the batch size was very small. When the batch became bigger, the sampling and the data transferring phases introduced noticeable overheads, even making the training time exceed the full-batch training. For the clustering sampler, the sampled subgraph was smaller than the neighbor sampler under the same relative batch size. The reduction in the training time was more obvious than the neighbor sampler. However, the overheads increased quickly as the relative batch size increased. The training time under the 25% relative batch size already exceeded the time of full-batch training. The experimental results indicate that the implementation of the sampling techniques in PyG is inefficient. When the batch size was slightly big, more than 50% of the time had 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Figure 22 shows the memory usage under different batch sizes. The peak memory usage declined significantly even under big batch sizes. The sampling techniques make training GNNs on big graphs possible for GPU.</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cases of training GNNs with small sampled subgraphs, we generated random graphs with few vertices and measured the training time per epoch in Figure 23. As the number of vertices increased, the training time was almost unchanged except for GaAN. The training time of GaAN increased only with </w:t>
      </w:r>
      <m:oMath>
        <m:r>
          <w:rPr>
            <w:rFonts w:ascii="Cambria Math" w:hAnsi="Cambria Math"/>
          </w:rPr>
          <m:t>|</m:t>
        </m:r>
        <m:r>
          <m:rPr>
            <m:sty m:val="p"/>
            <m:scr m:val="script"/>
          </m:rPr>
          <w:rPr>
            <w:rFonts w:ascii="Cambria Math" w:hAnsi="Cambria Math"/>
          </w:rPr>
          <m:t>V</m:t>
        </m:r>
        <m:r>
          <w:rPr>
            <w:rFonts w:ascii="Cambria Math" w:hAnsi="Cambria Math"/>
          </w:rPr>
          <m:t>|≥4000</m:t>
        </m:r>
      </m:oMath>
      <w:r>
        <w:t>.</w:t>
      </w:r>
    </w:p>
    <w:p>
      <w:pPr>
        <w:pStyle w:val="5"/>
      </w:pPr>
      <w:bookmarkStart w:id="33" w:name="summary-3"/>
      <w:r>
        <w:t>Summary</w:t>
      </w:r>
      <w:bookmarkEnd w:id="33"/>
    </w:p>
    <w:p>
      <w:pPr>
        <w:pStyle w:val="30"/>
      </w:pPr>
      <w:r>
        <w:t>With small batch size, the sampling techniques could significantly reduce the training time per batch and the peak memory usage during the training. However, small batch sizes could not make full use of the computing power of a GPU. The sampled subgraphs had lower average degrees than the whole graph. However, the current implementation of the sampling techniques was every inefficient under big batch sizes. The time spent on the sampling phase and the data transferring phase could even exceed the training phase.</w:t>
      </w:r>
    </w:p>
    <w:p>
      <w:pPr>
        <w:pStyle w:val="2"/>
        <w:numPr>
          <w:ilvl w:val="0"/>
          <w:numId w:val="1"/>
        </w:numPr>
      </w:pPr>
      <w:bookmarkStart w:id="34" w:name="sec:insights"/>
      <w:r>
        <w:t>Insights</w:t>
      </w:r>
      <w:bookmarkEnd w:id="34"/>
    </w:p>
    <w:p>
      <w:pPr>
        <w:pStyle w:val="30"/>
      </w:pPr>
      <w:r>
        <w:t>Through the extensive experiments, we propose the following key findings/suggestions for how to optimize the performance of 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 </w:t>
      </w:r>
      <m:oMath>
        <m:r>
          <w:rPr>
            <w:rFonts w:ascii="Cambria Math" w:hAnsi="Cambria Math"/>
          </w:rPr>
          <m:t>ϕ</m:t>
        </m:r>
      </m:oMath>
      <w:r>
        <w:t xml:space="preserve"> and </w:t>
      </w:r>
      <m:oMath>
        <m: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 both increase </w:t>
      </w:r>
      <w:r>
        <w:rPr>
          <w:i/>
        </w:rPr>
        <w:t>linearly</w:t>
      </w:r>
      <w:r>
        <w:t xml:space="preserve"> with the dimensions of the hidden feature vectors. GNNs are friendly to high-dimensional scenarios. Algorithm engineers can use high-dimensional feature vectors to improve the expressive power of a GNN without worrying explosive growth in the training time and memory usage.</w:t>
      </w:r>
    </w:p>
    <w:p>
      <w:pPr>
        <w:numPr>
          <w:ilvl w:val="0"/>
          <w:numId w:val="4"/>
        </w:numPr>
      </w:pPr>
      <w:r>
        <w:rPr>
          <w:i/>
        </w:rPr>
        <w:t>Performance optimizations should focus on improving the efficiency of the edge calculation.</w:t>
      </w:r>
      <w:r>
        <w:t xml:space="preserve"> The edge calculation is the most time-consuming phase in most GNNs.</w:t>
      </w:r>
    </w:p>
    <w:p>
      <w:pPr>
        <w:numPr>
          <w:ilvl w:val="1"/>
          <w:numId w:val="2"/>
        </w:numPr>
      </w:pPr>
      <w:r>
        <w:t xml:space="preserve">If the complexity of the message function </w:t>
      </w:r>
      <m:oMath>
        <m:r>
          <w:rPr>
            <w:rFonts w:ascii="Cambria Math" w:hAnsi="Cambria Math"/>
          </w:rPr>
          <m:t>ϕ</m:t>
        </m:r>
      </m:oMath>
      <w:r>
        <w:t xml:space="preserve"> is high, the implementation of </w:t>
      </w:r>
      <m:oMath>
        <m:r>
          <w:rPr>
            <w:rFonts w:ascii="Cambria Math" w:hAnsi="Cambria Math"/>
          </w:rPr>
          <m:t>ϕ</m:t>
        </m:r>
      </m:oMath>
      <w:r>
        <w:t xml:space="preserve"> is critical to performance. Improving its efficiency can significantly reduce 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w:rPr>
            <w:rFonts w:ascii="Cambria Math" w:hAnsi="Cambria Math"/>
          </w:rPr>
          <m:t>ϕ</m:t>
        </m:r>
      </m:oMath>
      <w:r>
        <w:t xml:space="preserve"> is low, the efficiency of </w:t>
      </w:r>
      <w:del w:id="280" w:author="AugF" w:date="2020-08-19T23:23:19Z">
        <w:r>
          <w:rPr/>
          <w:delText>the collect step</w:delText>
        </w:r>
      </w:del>
      <w:ins w:id="281" w:author="AugF" w:date="2020-08-19T23:23:19Z">
        <w:r>
          <w:rPr>
            <w:rFonts w:hint="eastAsia" w:eastAsia="宋体"/>
            <w:lang w:eastAsia="zh-CN"/>
          </w:rPr>
          <w:t>the collection step</w:t>
        </w:r>
      </w:ins>
      <w:r>
        <w:t xml:space="preserve"> and the aggregation step becomes critical. The existing GNN libraries [11,12,13] already introduce the </w:t>
      </w:r>
      <w:r>
        <w:rPr>
          <w:i/>
        </w:rPr>
        <w:t>fused</w:t>
      </w:r>
      <w:r>
        <w:t xml:space="preserve"> operator to improve their efficiency. When the message function </w:t>
      </w:r>
      <m:oMath>
        <m:r>
          <w:rPr>
            <w:rFonts w:ascii="Cambria Math" w:hAnsi="Cambria Math"/>
          </w:rPr>
          <m:t>ϕ</m:t>
        </m:r>
      </m:oMath>
      <w:r>
        <w:t xml:space="preserve"> is an assignment or a scalar multiplication of the hidden feature vector of the source vertex, the libraries replace the collect, message, and aggregate steps with a single fused operator. The fused operator calculates the aggregated vectors directly from the input hidden feature vectors, minimizing the memory footprints and overlapping the memory accessing with calculation. In this way, it significantly reduces the training time of GNNs with low edge calculation complexity (like GCN) [16,17]. However, the applicable condition of the fused operator is very restricted. It does not work for </w:t>
      </w:r>
      <m:oMath>
        <m:r>
          <w:rPr>
            <w:rFonts w:ascii="Cambria Math" w:hAnsi="Cambria Math"/>
          </w:rPr>
          <m:t>ϕ</m:t>
        </m:r>
      </m:oMath>
      <w:r>
        <w:t xml:space="preserve"> with more complex operations like matrix multiplication. A potential optimization is proposing an implementation of the edge calculation that generates the aggregated vectors directly from the input hidden feature vectors on the fly, without materializing the parameter vectors and the message vectors.</w:t>
      </w:r>
    </w:p>
    <w:p>
      <w:pPr>
        <w:numPr>
          <w:ilvl w:val="0"/>
          <w:numId w:val="4"/>
        </w:numPr>
      </w:pPr>
      <w:r>
        <w:rPr>
          <w:i/>
        </w:rPr>
        <w:t>The high memory usage caused by the intermediate results of the edge calculation limits the data scalability of the GNN training.</w:t>
      </w:r>
      <w:r>
        <w:t xml:space="preserve"> The memory expansion ratios of the typical GNNs are very high, making GPU unable to handle big graphs. To train GNNs with big datasets, one solution is to distribute the dataset among several GPUs and frequently swap parts of the dataset between GPUs and the main memory [13]. Another possible solution [32] comes from deep neural network training. It only checkpoints key intermediate results during the forward propagation and recalculates the missing results on demand during the backpropagation. Implementing the checkpoint mechanism in GNN training is another potential optimization.</w:t>
      </w:r>
    </w:p>
    <w:p>
      <w:pPr>
        <w:numPr>
          <w:ilvl w:val="0"/>
          <w:numId w:val="4"/>
        </w:numPr>
      </w:pPr>
      <w:r>
        <w:rPr>
          <w:i/>
        </w:rPr>
        <w:t>Sampling techniques can significantly reduce the training time and memory usage, but its implementation is still inefficient</w:t>
      </w:r>
      <w:r>
        <w:t>. The sampling techniques are effective under small batch sizes. Its current implementation brings considerable overheads when the batch size becomes large. Improving the efficiency of the sampling is a potential optimization. The subgraphs sampled with small batch sizes are 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 models and classify them from an algorithmic view. They summarize the parallels and differences between the architecture of different GNN models. The typical applications of GNNs are also briefly introduced. Those surveys focus on comparing the existing GNNs theoretically not empirically.</w:t>
      </w:r>
    </w:p>
    <w:p>
      <w:pPr>
        <w:pStyle w:val="4"/>
      </w:pPr>
      <w:bookmarkStart w:id="37" w:name="evaluation-of-gnns"/>
      <w:r>
        <w:t>6.2 Evaluation of GNNs</w:t>
      </w:r>
      <w:bookmarkEnd w:id="37"/>
    </w:p>
    <w:p>
      <w:pPr>
        <w:pStyle w:val="30"/>
      </w:pPr>
      <w:r>
        <w:t>Shchur et al. [29] evaluate the accuracy of popular GNN models on the node classification task. Dwived et al. [33] further compare the accuracy of popular GNNs fairly in a controlled environment.  Hu et al.  [34] propose the open graph benchmark that provides a group of 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From the efficiency aspect, Yan et al. [16] compare the performance characteristics of graph convolutional networks, typical graph processing (like PageRank), and MLP-based neural network on GPU. They provide optimization guidelines for the software and the hardware sides. Zhang et al. [17] compare the architectural characteristics of the GNN inference on GPU under the unified SAGA-NN</w:t>
      </w:r>
      <w:r>
        <w:rPr>
          <w:rFonts w:hint="eastAsia" w:eastAsiaTheme="minorEastAsia"/>
          <w:lang w:eastAsia="zh-CN"/>
        </w:rPr>
        <w:t xml:space="preserve"> </w:t>
      </w:r>
      <w:r>
        <w:t>[13] programming model. They find that GNN inference has no fixed performance bottleneck and all components deserve to optimize. These two efforts focus on the inference phase of GNNs and they investigate the potential optimizations 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functions.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 and AliGraph trains GNNs on the graphs in a distributed way with system optimizations.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282" w:author="Dell" w:date="2020-08-19T16:54:00Z"/>
        </w:rPr>
      </w:pPr>
      <w:r>
        <w:t xml:space="preserve">In this work, we systematically study the performance bottleneck in graph neural network training. We model the existing GNNs with the message-passing framework. We classify the GNNs according to their edge and vertex calculation complexities to </w:t>
      </w:r>
      <w:del w:id="283" w:author="Dell" w:date="2020-08-19T16:50:00Z">
        <w:r>
          <w:rPr/>
          <w:delText xml:space="preserve">pick </w:delText>
        </w:r>
      </w:del>
      <w:ins w:id="284" w:author="Dell" w:date="2020-08-19T16:50:00Z">
        <w:r>
          <w:rPr/>
          <w:t xml:space="preserve">select </w:t>
        </w:r>
      </w:ins>
      <w:r>
        <w:t xml:space="preserve">four typical GNNs </w:t>
      </w:r>
      <w:del w:id="285" w:author="Dell" w:date="2020-08-19T16:50:00Z">
        <w:r>
          <w:rPr/>
          <w:delText xml:space="preserve">to </w:delText>
        </w:r>
      </w:del>
      <w:ins w:id="286" w:author="Dell" w:date="2020-08-19T16:50:00Z">
        <w:r>
          <w:rPr/>
          <w:t xml:space="preserve">for </w:t>
        </w:r>
      </w:ins>
      <w:r>
        <w:t>evaluat</w:t>
      </w:r>
      <w:ins w:id="287" w:author="Dell" w:date="2020-08-19T16:50:00Z">
        <w:r>
          <w:rPr/>
          <w:t>ion</w:t>
        </w:r>
      </w:ins>
      <w:del w:id="288" w:author="Dell" w:date="2020-08-19T16:50:00Z">
        <w:r>
          <w:rPr/>
          <w:delText>e</w:delText>
        </w:r>
      </w:del>
      <w:r>
        <w:t xml:space="preserve">. The experimental results validate our complexity analysis. The training time and the memory usage increase linearly with the hyper-parameters of a GNN. </w:t>
      </w:r>
    </w:p>
    <w:p>
      <w:pPr>
        <w:pStyle w:val="30"/>
      </w:pPr>
      <w:r>
        <w:t>To find out the performance bottleneck in time, we decompose the training time per epoch on different levels. The training time breakdown</w:t>
      </w:r>
      <w:ins w:id="289" w:author="Dell" w:date="2020-08-19T16:53:00Z">
        <w:r>
          <w:rPr/>
          <w:t xml:space="preserve"> analysis</w:t>
        </w:r>
      </w:ins>
      <w:r>
        <w:t xml:space="preserve"> indicates that the edge calculation and its related basic operators are the performance bottleneck for most GNNs. Moreover, the intermediate results produced during the edge calculation cause high memory usage, limiting the data scalability. Adopting sampling techniques can reduce training time and memory usage significantly. However, the current implementation brings considerable sampling overheads. The small sampled graphs cannot make full use of the computing power of a GPU either. Our analysis indicates that the edge calculation should be the main target of optimizations. Reducing its memory usage and improving its efficiency can significantly improve the performance of GNN training. Based on the analysis, we propose several potential optimizations for the GNN learning frameworks. We believe that our analysis can help developers to have a better understanding of the characteristics of GNN computation.</w:t>
      </w:r>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w:t>
      </w:r>
      <w:bookmarkStart w:id="40" w:name="_GoBack"/>
      <w:bookmarkEnd w:id="40"/>
      <w:r>
        <w:rPr>
          <w:lang w:eastAsia="zh-CN"/>
        </w:rPr>
        <w:t>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44D409D6">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220F3809">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595F487E">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65D94521">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328C5A26">
      <w:pPr>
        <w:pStyle w:val="13"/>
        <w:rPr>
          <w:rFonts w:hint="default" w:eastAsia="宋体"/>
          <w:lang w:val="en-US" w:eastAsia="zh-CN"/>
        </w:rPr>
      </w:pPr>
      <w:r>
        <w:rPr>
          <w:rFonts w:hint="eastAsia" w:eastAsia="宋体"/>
          <w:lang w:val="en-US" w:eastAsia="zh-CN"/>
        </w:rPr>
        <w:t>这里感觉缺少例子所以加了</w:t>
      </w:r>
    </w:p>
  </w:comment>
  <w:comment w:id="4" w:author="AugF" w:date="2020-08-21T11:17:28Z" w:initials="">
    <w:p w14:paraId="74EC1F65">
      <w:pPr>
        <w:pStyle w:val="13"/>
        <w:rPr>
          <w:rFonts w:hint="default" w:eastAsia="宋体"/>
          <w:lang w:val="en-US" w:eastAsia="zh-CN"/>
        </w:rPr>
      </w:pPr>
      <w:r>
        <w:rPr>
          <w:rFonts w:hint="eastAsia" w:eastAsia="宋体"/>
          <w:lang w:val="en-US" w:eastAsia="zh-CN"/>
        </w:rPr>
        <w:t>修改了这里的错误</w:t>
      </w:r>
    </w:p>
  </w:comment>
  <w:comment w:id="5" w:author="AugF" w:date="2020-08-21T11:23:16Z" w:initials="">
    <w:p w14:paraId="2FAB6590">
      <w:pPr>
        <w:pStyle w:val="13"/>
        <w:rPr>
          <w:rFonts w:hint="default" w:eastAsia="宋体"/>
          <w:lang w:val="en-US" w:eastAsia="zh-CN"/>
        </w:rPr>
      </w:pPr>
      <w:r>
        <w:rPr>
          <w:rFonts w:hint="eastAsia" w:eastAsia="宋体"/>
          <w:lang w:val="en-US" w:eastAsia="zh-CN"/>
        </w:rPr>
        <w:t>这里首次提到，所以我家里说明</w:t>
      </w:r>
    </w:p>
  </w:comment>
  <w:comment w:id="6" w:author="AugF" w:date="2020-08-21T11:26:55Z" w:initials="">
    <w:p w14:paraId="49406E33">
      <w:pPr>
        <w:pStyle w:val="13"/>
        <w:rPr>
          <w:rFonts w:hint="default" w:eastAsia="宋体"/>
          <w:lang w:val="en-US" w:eastAsia="zh-CN"/>
        </w:rPr>
      </w:pPr>
      <w:r>
        <w:rPr>
          <w:rFonts w:hint="eastAsia" w:eastAsia="宋体"/>
          <w:lang w:val="en-US" w:eastAsia="zh-CN"/>
        </w:rPr>
        <w:t>我加了下，不知道需不需要，如果不需要则删了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4D409D6" w15:done="0"/>
  <w15:commentEx w15:paraId="595F487E" w15:done="0" w15:paraIdParent="44D409D6"/>
  <w15:commentEx w15:paraId="65D94521" w15:done="0"/>
  <w15:commentEx w15:paraId="328C5A26" w15:done="0"/>
  <w15:commentEx w15:paraId="74EC1F65" w15:done="0"/>
  <w15:commentEx w15:paraId="2FAB6590" w15:done="0"/>
  <w15:commentEx w15:paraId="49406E3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were extra profiling overheads from NVIDIA Nsight Systems and GC pauses from the Python interpreter that significantly increased the training time. Assume Q1 and Q3 are the 25% and 75% quantiles of the training time of 50 epochs, respectively. We regard the epochs with the training time </w:t>
      </w:r>
      <w:r>
        <w:rPr>
          <w:i/>
        </w:rPr>
        <w:t>outside</w:t>
      </w:r>
      <w:r>
        <w:t xml:space="preserve"> the range of </w:t>
      </w:r>
      <m:oMath>
        <m: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ll">
    <w15:presenceInfo w15:providerId="None" w15:userId="Dell"/>
  </w15:person>
  <w15:person w15:author="AugF">
    <w15:presenceInfo w15:providerId="WPS Office" w15:userId="28235939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trackRevisions w:val="1"/>
  <w:documentProtection w:enforcement="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1B640C72"/>
    <w:rsid w:val="1C667024"/>
    <w:rsid w:val="244B48D2"/>
    <w:rsid w:val="63C46F01"/>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uiPriority w:val="0"/>
    <w:rPr>
      <w:rFonts w:ascii="Consolas" w:hAnsi="Consolas"/>
      <w:b/>
      <w:color w:val="FF0000"/>
      <w:sz w:val="22"/>
    </w:rPr>
  </w:style>
  <w:style w:type="character" w:customStyle="1" w:styleId="74">
    <w:name w:val="ErrorTok"/>
    <w:basedOn w:val="42"/>
    <w:uiPriority w:val="0"/>
    <w:rPr>
      <w:rFonts w:ascii="Consolas" w:hAnsi="Consolas"/>
      <w:b/>
      <w:color w:val="FF0000"/>
      <w:sz w:val="22"/>
    </w:rPr>
  </w:style>
  <w:style w:type="character" w:customStyle="1" w:styleId="75">
    <w:name w:val="NormalTok"/>
    <w:basedOn w:val="42"/>
    <w:uiPriority w:val="0"/>
    <w:rPr>
      <w:rFonts w:ascii="Consolas" w:hAnsi="Consolas"/>
      <w:sz w:val="22"/>
    </w:rPr>
  </w:style>
  <w:style w:type="character" w:customStyle="1" w:styleId="76">
    <w:name w:val="页眉 字符"/>
    <w:basedOn w:val="24"/>
    <w:link w:val="18"/>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532</TotalTime>
  <ScaleCrop>false</ScaleCrop>
  <LinksUpToDate>false</LinksUpToDate>
  <CharactersWithSpaces>72867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2020-08-19T08:55:00Z</dcterms:created>
  <dc:creator>Zhaokang Wang, Yunpan Wang</dc:creator>
  <cp:lastModifiedBy>AugF</cp:lastModifiedBy>
  <dcterms:modified xsi:type="dcterms:W3CDTF">2020-08-21T03:34:20Z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2052-11.1.0.9912</vt:lpwstr>
  </property>
</Properties>
</file>