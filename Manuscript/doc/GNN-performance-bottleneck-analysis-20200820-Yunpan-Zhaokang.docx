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rPr>
          <w:rFonts w:hint="eastAsia"/>
          <w:lang w:eastAsia="zh-CN"/>
        </w:rPr>
        <w:t>E</w:t>
      </w:r>
      <w:r>
        <w:t xml:space="preserve">mpirical Exploration of </w:t>
      </w:r>
      <w:r>
        <w:rPr>
          <w:rFonts w:hint="eastAsia"/>
          <w:lang w:eastAsia="zh-CN"/>
        </w:rPr>
        <w:t>the</w:t>
      </w:r>
      <w:r>
        <w:t xml:space="preserve"> Performance Bottleneck in Graph Neural Network Training</w:t>
      </w:r>
    </w:p>
    <w:p>
      <w:pPr>
        <w:pStyle w:val="32"/>
        <w:rPr>
          <w:rFonts w:hint="default" w:eastAsia="SimSun"/>
          <w:lang w:val="en-US" w:eastAsia="zh-CN"/>
        </w:rPr>
      </w:pPr>
      <w:r>
        <w:t>Zhaokang Wang, Yunpan Wang</w:t>
      </w:r>
      <w:r>
        <w:rPr>
          <w:rFonts w:hint="eastAsia" w:eastAsia="SimSun"/>
          <w:lang w:val="en-US" w:eastAsia="zh-CN"/>
        </w:rPr>
        <w:t>, Chunfeng Yuan, Rong Gu*, Yihua Huang*</w:t>
      </w:r>
    </w:p>
    <w:p>
      <w:pPr>
        <w:pStyle w:val="33"/>
      </w:pPr>
      <w:ins w:id="0" w:author="WZK" w:date="2020-08-21T14:48:59Z">
        <w:r>
          <w:rPr>
            <w:rFonts w:hint="eastAsia" w:eastAsia="SimSun"/>
            <w:lang w:val="en-US" w:eastAsia="zh-CN"/>
          </w:rPr>
          <w:t>Abstract</w:t>
        </w:r>
      </w:ins>
      <w:ins w:id="1" w:author="WZK" w:date="2020-08-21T14:49:02Z">
        <w:r>
          <w:rPr>
            <w:rFonts w:hint="eastAsia" w:eastAsia="SimSun"/>
            <w:lang w:val="en-US" w:eastAsia="zh-CN"/>
          </w:rPr>
          <w:t xml:space="preserve">: </w:t>
        </w:r>
      </w:ins>
      <w:ins w:id="2" w:author="WZK" w:date="2020-08-21T17:00:25Z">
        <w:r>
          <w:rPr>
            <w:rFonts w:hint="eastAsia" w:eastAsia="SimSun"/>
            <w:lang w:val="en-US" w:eastAsia="zh-CN"/>
          </w:rPr>
          <w:t>The graph neural network (GNN) has become a research hotspot for its state-of-the-art performance in many graph analysis tasks. Various graph neural network libraries have emerged. They make the development of GNNs convenient, but their performance on large datasets is not satisfying. In this work, we analyze the performance bottleneck in training GNN with GPUs empirically. A GNN layer can be decomposed into two parts: the vertex and the edge calculation parts. According to their computational complexity, we select four representative GNNs (GCN, GGNN, GAT, GaAN). We breakdown their training time and memory usage, evaluate the effects of hyper-parameters, and assess the efficiency of the sampling techniques.  The experimental evaluation indicates that the edge-related calculation is the performance bottleneck for most GNNs, dominating the training time and memory usage. Future optimization could focus on it. The sampling techniques are essential for training big graphs on GPU, but their current implementations still have room for improvement. Improving its efficiency is another potential optimization direction.</w:t>
        </w:r>
      </w:ins>
      <w:del w:id="3" w:author="WZK" w:date="2020-08-21T17:00:23Z">
        <w:r>
          <w:rPr/>
          <w:delText>G</w:delText>
        </w:r>
      </w:del>
      <w:del w:id="4" w:author="WZK" w:date="2020-08-21T17:00:23Z">
        <w:r>
          <w:rPr>
            <w:rFonts w:hint="eastAsia" w:eastAsia="SimSun"/>
            <w:lang w:val="en-US" w:eastAsia="zh-CN"/>
          </w:rPr>
          <w:delText>g</w:delText>
        </w:r>
      </w:del>
      <w:del w:id="5" w:author="WZK" w:date="2020-08-21T17:00:23Z">
        <w:r>
          <w:rPr/>
          <w:delText xml:space="preserve">raph neural network(GNN) has become a research hotspot in the field of artificial intelligence due to </w:delText>
        </w:r>
      </w:del>
      <w:ins w:id="6" w:author="Dell" w:date="2020-08-19T15:54:00Z">
        <w:del w:id="7" w:author="WZK" w:date="2020-08-21T17:00:23Z">
          <w:r>
            <w:rPr>
              <w:rFonts w:hint="eastAsia" w:asciiTheme="minorEastAsia" w:hAnsiTheme="minorEastAsia" w:eastAsiaTheme="minorEastAsia"/>
              <w:lang w:eastAsia="zh-CN"/>
            </w:rPr>
            <w:delText>it</w:delText>
          </w:r>
        </w:del>
      </w:ins>
      <w:ins w:id="8" w:author="Dell" w:date="2020-08-19T15:54:00Z">
        <w:del w:id="9" w:author="WZK" w:date="2020-08-21T17:00:23Z">
          <w:r>
            <w:rPr>
              <w:rFonts w:asciiTheme="minorEastAsia" w:hAnsiTheme="minorEastAsia" w:eastAsiaTheme="minorEastAsia"/>
              <w:lang w:eastAsia="zh-CN"/>
            </w:rPr>
            <w:delText xml:space="preserve">s </w:delText>
          </w:r>
        </w:del>
      </w:ins>
      <w:del w:id="10" w:author="WZK" w:date="2020-08-21T17:00:23Z">
        <w:r>
          <w:rPr/>
          <w:delText xml:space="preserve">state-of-the-art performance achieved in many graph-related tasks. At the same time, various graph neural network systems have emerged one after another. These systems have used their </w:delText>
        </w:r>
      </w:del>
      <w:ins w:id="11" w:author="Dell" w:date="2020-08-19T15:55:00Z">
        <w:del w:id="12" w:author="WZK" w:date="2020-08-21T17:00:23Z">
          <w:r>
            <w:rPr/>
            <w:delText xml:space="preserve">explored </w:delText>
          </w:r>
        </w:del>
      </w:ins>
      <w:del w:id="13" w:author="WZK" w:date="2020-08-21T17:00:23Z">
        <w:r>
          <w:rPr/>
          <w:delText>skills in implementation</w:delText>
        </w:r>
      </w:del>
      <w:ins w:id="14" w:author="Dell" w:date="2020-08-19T15:55:00Z">
        <w:del w:id="15" w:author="WZK" w:date="2020-08-21T17:00:23Z">
          <w:r>
            <w:rPr/>
            <w:delText xml:space="preserve"> </w:delText>
          </w:r>
        </w:del>
      </w:ins>
      <w:ins w:id="16" w:author="Dell" w:date="2020-08-19T15:57:00Z">
        <w:del w:id="17" w:author="WZK" w:date="2020-08-21T17:00:23Z">
          <w:r>
            <w:rPr/>
            <w:delText>technics</w:delText>
          </w:r>
        </w:del>
      </w:ins>
      <w:del w:id="18" w:author="WZK" w:date="2020-08-21T17:00:23Z">
        <w:r>
          <w:rPr/>
          <w:delText xml:space="preserve">, but there are </w:delText>
        </w:r>
      </w:del>
      <w:ins w:id="19" w:author="Dell" w:date="2020-08-19T15:55:00Z">
        <w:del w:id="20" w:author="WZK" w:date="2020-08-21T17:00:23Z">
          <w:r>
            <w:rPr/>
            <w:delText xml:space="preserve">exist </w:delText>
          </w:r>
        </w:del>
      </w:ins>
      <w:del w:id="21" w:author="WZK" w:date="2020-08-21T17:00:23Z">
        <w:r>
          <w:rPr/>
          <w:delText xml:space="preserve">very few </w:delText>
        </w:r>
      </w:del>
      <w:ins w:id="22" w:author="Dell" w:date="2020-08-19T15:55:00Z">
        <w:del w:id="23" w:author="WZK" w:date="2020-08-21T17:00:23Z">
          <w:r>
            <w:rPr/>
            <w:delText xml:space="preserve">little </w:delText>
          </w:r>
        </w:del>
      </w:ins>
      <w:del w:id="24" w:author="WZK" w:date="2020-08-21T17:00:23Z">
        <w:r>
          <w:rPr/>
          <w:delText xml:space="preserve">works </w:delText>
        </w:r>
      </w:del>
      <w:ins w:id="25" w:author="Dell" w:date="2020-08-19T15:55:00Z">
        <w:del w:id="26" w:author="WZK" w:date="2020-08-21T17:00:23Z">
          <w:r>
            <w:rPr/>
            <w:delText xml:space="preserve">work </w:delText>
          </w:r>
        </w:del>
      </w:ins>
      <w:del w:id="27" w:author="WZK" w:date="2020-08-21T17:00:23Z">
        <w:r>
          <w:rPr/>
          <w:delText xml:space="preserve">to </w:delText>
        </w:r>
      </w:del>
      <w:ins w:id="28" w:author="Dell" w:date="2020-08-19T15:55:00Z">
        <w:del w:id="29" w:author="WZK" w:date="2020-08-21T17:00:23Z">
          <w:r>
            <w:rPr/>
            <w:delText xml:space="preserve">on </w:delText>
          </w:r>
        </w:del>
      </w:ins>
      <w:del w:id="30" w:author="WZK" w:date="2020-08-21T17:00:23Z">
        <w:r>
          <w:rPr/>
          <w:delText>study</w:delText>
        </w:r>
      </w:del>
      <w:ins w:id="31" w:author="Dell" w:date="2020-08-19T15:55:00Z">
        <w:del w:id="32" w:author="WZK" w:date="2020-08-21T17:00:23Z">
          <w:r>
            <w:rPr/>
            <w:delText>ing</w:delText>
          </w:r>
        </w:del>
      </w:ins>
      <w:del w:id="33" w:author="WZK" w:date="2020-08-21T17:00:23Z">
        <w:r>
          <w:rPr/>
          <w:delText xml:space="preserve"> the performance bottleneck on graph neural network training. In contrast to prior works that present characterization </w:delText>
        </w:r>
      </w:del>
      <w:ins w:id="34" w:author="AugF" w:date="2020-08-19T22:40:18Z">
        <w:del w:id="35" w:author="WZK" w:date="2020-08-21T17:00:23Z">
          <w:r>
            <w:rPr>
              <w:rFonts w:hint="eastAsia" w:eastAsia="宋体"/>
              <w:lang w:val="en-US" w:eastAsia="zh-CN"/>
            </w:rPr>
            <w:delText>o</w:delText>
          </w:r>
        </w:del>
      </w:ins>
      <w:ins w:id="36" w:author="AugF" w:date="2020-08-19T22:40:20Z">
        <w:del w:id="37" w:author="WZK" w:date="2020-08-21T17:00:23Z">
          <w:r>
            <w:rPr>
              <w:rFonts w:hint="eastAsia" w:eastAsia="宋体"/>
              <w:lang w:val="en-US" w:eastAsia="zh-CN"/>
            </w:rPr>
            <w:delText xml:space="preserve">f </w:delText>
          </w:r>
        </w:del>
      </w:ins>
      <w:del w:id="38" w:author="WZK" w:date="2020-08-21T17:00:23Z">
        <w:r>
          <w:rPr/>
          <w:delText xml:space="preserve">of GCNs and </w:delText>
        </w:r>
      </w:del>
      <w:ins w:id="39" w:author="AugF" w:date="2020-08-19T20:06:00Z">
        <w:del w:id="40" w:author="WZK" w:date="2020-08-21T17:00:23Z">
          <w:r>
            <w:rPr>
              <w:rFonts w:hint="eastAsia" w:eastAsia="宋体"/>
              <w:lang w:val="en-US" w:eastAsia="zh-CN"/>
            </w:rPr>
            <w:delText>GN</w:delText>
          </w:r>
        </w:del>
      </w:ins>
      <w:ins w:id="41" w:author="AugF" w:date="2020-08-19T20:06:01Z">
        <w:del w:id="42" w:author="WZK" w:date="2020-08-21T17:00:23Z">
          <w:r>
            <w:rPr>
              <w:rFonts w:hint="eastAsia" w:eastAsia="宋体"/>
              <w:lang w:val="en-US" w:eastAsia="zh-CN"/>
            </w:rPr>
            <w:delText>N comp</w:delText>
          </w:r>
        </w:del>
      </w:ins>
      <w:ins w:id="43" w:author="AugF" w:date="2020-08-19T20:06:02Z">
        <w:del w:id="44" w:author="WZK" w:date="2020-08-21T17:00:23Z">
          <w:r>
            <w:rPr>
              <w:rFonts w:hint="eastAsia" w:eastAsia="宋体"/>
              <w:lang w:val="en-US" w:eastAsia="zh-CN"/>
            </w:rPr>
            <w:delText>ut</w:delText>
          </w:r>
        </w:del>
      </w:ins>
      <w:ins w:id="45" w:author="AugF" w:date="2020-08-19T20:06:03Z">
        <w:del w:id="46" w:author="WZK" w:date="2020-08-21T17:00:23Z">
          <w:r>
            <w:rPr>
              <w:rFonts w:hint="eastAsia" w:eastAsia="宋体"/>
              <w:lang w:val="en-US" w:eastAsia="zh-CN"/>
            </w:rPr>
            <w:delText>ation</w:delText>
          </w:r>
        </w:del>
      </w:ins>
      <w:ins w:id="47" w:author="AugF" w:date="2020-08-19T20:06:04Z">
        <w:del w:id="48" w:author="WZK" w:date="2020-08-21T17:00:23Z">
          <w:r>
            <w:rPr>
              <w:rFonts w:hint="eastAsia" w:eastAsia="宋体"/>
              <w:lang w:val="en-US" w:eastAsia="zh-CN"/>
            </w:rPr>
            <w:delText xml:space="preserve"> a</w:delText>
          </w:r>
        </w:del>
      </w:ins>
      <w:ins w:id="49" w:author="AugF" w:date="2020-08-19T20:06:05Z">
        <w:del w:id="50" w:author="WZK" w:date="2020-08-21T17:00:23Z">
          <w:r>
            <w:rPr>
              <w:rFonts w:hint="eastAsia" w:eastAsia="宋体"/>
              <w:lang w:val="en-US" w:eastAsia="zh-CN"/>
            </w:rPr>
            <w:delText>t</w:delText>
          </w:r>
        </w:del>
      </w:ins>
      <w:ins w:id="51" w:author="AugF" w:date="2020-08-19T20:06:10Z">
        <w:del w:id="52" w:author="WZK" w:date="2020-08-21T17:00:23Z">
          <w:r>
            <w:rPr>
              <w:rFonts w:hint="eastAsia" w:eastAsia="宋体"/>
              <w:lang w:val="en-US" w:eastAsia="zh-CN"/>
            </w:rPr>
            <w:delText xml:space="preserve"> in</w:delText>
          </w:r>
        </w:del>
      </w:ins>
      <w:ins w:id="53" w:author="AugF" w:date="2020-08-19T20:06:11Z">
        <w:del w:id="54" w:author="WZK" w:date="2020-08-21T17:00:23Z">
          <w:r>
            <w:rPr>
              <w:rFonts w:hint="eastAsia" w:eastAsia="宋体"/>
              <w:lang w:val="en-US" w:eastAsia="zh-CN"/>
            </w:rPr>
            <w:delText>fer</w:delText>
          </w:r>
        </w:del>
      </w:ins>
      <w:ins w:id="55" w:author="AugF" w:date="2020-08-19T20:06:12Z">
        <w:del w:id="56" w:author="WZK" w:date="2020-08-21T17:00:23Z">
          <w:r>
            <w:rPr>
              <w:rFonts w:hint="eastAsia" w:eastAsia="宋体"/>
              <w:lang w:val="en-US" w:eastAsia="zh-CN"/>
            </w:rPr>
            <w:delText>ence</w:delText>
          </w:r>
        </w:del>
      </w:ins>
      <w:ins w:id="57" w:author="AugF" w:date="2020-08-19T20:06:13Z">
        <w:del w:id="58" w:author="WZK" w:date="2020-08-21T17:00:23Z">
          <w:r>
            <w:rPr>
              <w:rFonts w:hint="eastAsia" w:eastAsia="宋体"/>
              <w:lang w:val="en-US" w:eastAsia="zh-CN"/>
            </w:rPr>
            <w:delText xml:space="preserve"> </w:delText>
          </w:r>
        </w:del>
      </w:ins>
      <w:ins w:id="59" w:author="AugF" w:date="2020-08-19T20:06:14Z">
        <w:del w:id="60" w:author="WZK" w:date="2020-08-21T17:00:23Z">
          <w:r>
            <w:rPr>
              <w:rFonts w:hint="eastAsia" w:eastAsia="宋体"/>
              <w:lang w:val="en-US" w:eastAsia="zh-CN"/>
            </w:rPr>
            <w:delText>st</w:delText>
          </w:r>
        </w:del>
      </w:ins>
      <w:ins w:id="61" w:author="AugF" w:date="2020-08-19T20:06:15Z">
        <w:del w:id="62" w:author="WZK" w:date="2020-08-21T17:00:23Z">
          <w:r>
            <w:rPr>
              <w:rFonts w:hint="eastAsia" w:eastAsia="宋体"/>
              <w:lang w:val="en-US" w:eastAsia="zh-CN"/>
            </w:rPr>
            <w:delText>age</w:delText>
          </w:r>
        </w:del>
      </w:ins>
      <w:del w:id="63" w:author="WZK" w:date="2020-08-21T17:00:23Z">
        <w:commentRangeStart w:id="0"/>
        <w:commentRangeStart w:id="1"/>
        <w:r>
          <w:rPr/>
          <w:delText xml:space="preserve">select </w:delText>
        </w:r>
      </w:del>
      <w:ins w:id="64" w:author="AugF" w:date="2020-08-19T19:54:15Z">
        <w:del w:id="65" w:author="WZK" w:date="2020-08-21T17:00:23Z">
          <w:r>
            <w:rPr>
              <w:rFonts w:hint="eastAsia" w:eastAsia="宋体"/>
              <w:lang w:val="en-US" w:eastAsia="zh-CN"/>
            </w:rPr>
            <w:delText xml:space="preserve"> </w:delText>
          </w:r>
        </w:del>
      </w:ins>
      <w:del w:id="66" w:author="WZK" w:date="2020-08-21T17:00:23Z">
        <w:r>
          <w:rPr/>
          <w:delText>GNNs cover GNN workloads,</w:delText>
        </w:r>
        <w:commentRangeEnd w:id="0"/>
      </w:del>
      <w:del w:id="67" w:author="WZK" w:date="2020-08-21T17:00:23Z">
        <w:r>
          <w:rPr>
            <w:rStyle w:val="28"/>
          </w:rPr>
          <w:commentReference w:id="0"/>
        </w:r>
        <w:commentRangeEnd w:id="1"/>
      </w:del>
      <w:del w:id="68" w:author="WZK" w:date="2020-08-21T17:00:23Z">
        <w:r>
          <w:rPr/>
          <w:commentReference w:id="1"/>
        </w:r>
      </w:del>
      <w:del w:id="69" w:author="WZK" w:date="2020-08-21T17:00:23Z">
        <w:r>
          <w:rPr/>
          <w:delText xml:space="preserve"> we select typical algorithms by complexities of edge/vertex calculation</w:delText>
        </w:r>
      </w:del>
      <w:ins w:id="70" w:author="AugF" w:date="2020-08-19T20:07:18Z">
        <w:del w:id="71" w:author="WZK" w:date="2020-08-21T17:00:23Z">
          <w:r>
            <w:rPr>
              <w:rFonts w:hint="eastAsia" w:eastAsia="宋体"/>
              <w:lang w:val="en-US" w:eastAsia="zh-CN"/>
            </w:rPr>
            <w:delText xml:space="preserve"> t</w:delText>
          </w:r>
        </w:del>
      </w:ins>
      <w:ins w:id="72" w:author="AugF" w:date="2020-08-19T20:07:19Z">
        <w:del w:id="73" w:author="WZK" w:date="2020-08-21T17:00:23Z">
          <w:r>
            <w:rPr>
              <w:rFonts w:hint="eastAsia" w:eastAsia="宋体"/>
              <w:lang w:val="en-US" w:eastAsia="zh-CN"/>
            </w:rPr>
            <w:delText xml:space="preserve">o </w:delText>
          </w:r>
        </w:del>
      </w:ins>
      <w:ins w:id="74" w:author="AugF" w:date="2020-08-19T21:33:59Z">
        <w:del w:id="75" w:author="WZK" w:date="2020-08-21T17:00:23Z">
          <w:r>
            <w:rPr>
              <w:rFonts w:hint="eastAsia" w:eastAsia="宋体"/>
              <w:lang w:val="en-US" w:eastAsia="zh-CN"/>
            </w:rPr>
            <w:delText>foc</w:delText>
          </w:r>
        </w:del>
      </w:ins>
      <w:ins w:id="76" w:author="AugF" w:date="2020-08-19T21:34:00Z">
        <w:del w:id="77" w:author="WZK" w:date="2020-08-21T17:00:23Z">
          <w:r>
            <w:rPr>
              <w:rFonts w:hint="eastAsia" w:eastAsia="宋体"/>
              <w:lang w:val="en-US" w:eastAsia="zh-CN"/>
            </w:rPr>
            <w:delText>us</w:delText>
          </w:r>
        </w:del>
      </w:ins>
      <w:ins w:id="78" w:author="AugF" w:date="2020-08-19T21:34:01Z">
        <w:del w:id="79" w:author="WZK" w:date="2020-08-21T17:00:23Z">
          <w:r>
            <w:rPr>
              <w:rFonts w:hint="eastAsia" w:eastAsia="宋体"/>
              <w:lang w:val="en-US" w:eastAsia="zh-CN"/>
            </w:rPr>
            <w:delText xml:space="preserve"> on </w:delText>
          </w:r>
        </w:del>
      </w:ins>
      <w:ins w:id="80" w:author="AugF" w:date="2020-08-19T20:07:34Z">
        <w:del w:id="81" w:author="WZK" w:date="2020-08-21T17:00:23Z">
          <w:r>
            <w:rPr>
              <w:rFonts w:hint="eastAsia" w:eastAsia="宋体"/>
              <w:lang w:val="en-US" w:eastAsia="zh-CN"/>
            </w:rPr>
            <w:delText>tra</w:delText>
          </w:r>
        </w:del>
      </w:ins>
      <w:ins w:id="82" w:author="AugF" w:date="2020-08-19T21:34:16Z">
        <w:del w:id="83" w:author="WZK" w:date="2020-08-21T17:00:23Z">
          <w:r>
            <w:rPr>
              <w:rFonts w:hint="eastAsia" w:eastAsia="宋体"/>
              <w:lang w:val="en-US" w:eastAsia="zh-CN"/>
            </w:rPr>
            <w:delText>i</w:delText>
          </w:r>
        </w:del>
      </w:ins>
      <w:ins w:id="84" w:author="AugF" w:date="2020-08-19T20:07:34Z">
        <w:del w:id="85" w:author="WZK" w:date="2020-08-21T17:00:23Z">
          <w:r>
            <w:rPr>
              <w:rFonts w:hint="eastAsia" w:eastAsia="宋体"/>
              <w:lang w:val="en-US" w:eastAsia="zh-CN"/>
            </w:rPr>
            <w:delText>n</w:delText>
          </w:r>
        </w:del>
      </w:ins>
      <w:ins w:id="86" w:author="AugF" w:date="2020-08-19T20:07:35Z">
        <w:del w:id="87" w:author="WZK" w:date="2020-08-21T17:00:23Z">
          <w:r>
            <w:rPr>
              <w:rFonts w:hint="eastAsia" w:eastAsia="宋体"/>
              <w:lang w:val="en-US" w:eastAsia="zh-CN"/>
            </w:rPr>
            <w:delText xml:space="preserve">ing </w:delText>
          </w:r>
        </w:del>
      </w:ins>
      <w:ins w:id="88" w:author="AugF" w:date="2020-08-19T21:34:11Z">
        <w:del w:id="89" w:author="WZK" w:date="2020-08-21T17:00:23Z">
          <w:r>
            <w:rPr>
              <w:rFonts w:hint="eastAsia" w:eastAsia="宋体"/>
              <w:lang w:val="en-US" w:eastAsia="zh-CN"/>
            </w:rPr>
            <w:delText>s</w:delText>
          </w:r>
        </w:del>
      </w:ins>
      <w:ins w:id="90" w:author="AugF" w:date="2020-08-19T21:34:12Z">
        <w:del w:id="91" w:author="WZK" w:date="2020-08-21T17:00:23Z">
          <w:r>
            <w:rPr>
              <w:rFonts w:hint="eastAsia" w:eastAsia="宋体"/>
              <w:lang w:val="en-US" w:eastAsia="zh-CN"/>
            </w:rPr>
            <w:delText>tage</w:delText>
          </w:r>
        </w:del>
      </w:ins>
      <w:del w:id="92" w:author="WZK" w:date="2020-08-21T17:00:23Z">
        <w:r>
          <w:rPr/>
          <w:delText xml:space="preserve">. We analyze the performance bottleneck by breaking down training time, study the effects of hyper-parameters and sampling </w:delText>
        </w:r>
      </w:del>
      <w:del w:id="93" w:author="WZK" w:date="2020-08-21T17:00:23Z">
        <w:r>
          <w:rPr>
            <w:rFonts w:hint="eastAsia" w:asciiTheme="minorEastAsia" w:hAnsiTheme="minorEastAsia" w:eastAsiaTheme="minorEastAsia"/>
            <w:lang w:eastAsia="zh-CN"/>
          </w:rPr>
          <w:delText>technologies</w:delText>
        </w:r>
      </w:del>
      <w:ins w:id="94" w:author="Dell" w:date="2020-08-19T16:00:00Z">
        <w:del w:id="95" w:author="WZK" w:date="2020-08-21T17:00:23Z">
          <w:r>
            <w:rPr>
              <w:rFonts w:hint="eastAsia" w:asciiTheme="minorEastAsia" w:hAnsiTheme="minorEastAsia" w:eastAsiaTheme="minorEastAsia"/>
              <w:lang w:eastAsia="zh-CN"/>
            </w:rPr>
            <w:delText>met</w:delText>
          </w:r>
        </w:del>
      </w:ins>
      <w:ins w:id="96" w:author="Dell" w:date="2020-08-19T16:00:00Z">
        <w:del w:id="97" w:author="WZK" w:date="2020-08-21T17:00:23Z">
          <w:r>
            <w:rPr/>
            <w:delText>hods</w:delText>
          </w:r>
        </w:del>
      </w:ins>
      <w:del w:id="98" w:author="WZK" w:date="2020-08-21T17:00:23Z">
        <w:r>
          <w:rPr/>
          <w:delText xml:space="preserve">, and find </w:delText>
        </w:r>
      </w:del>
      <w:ins w:id="99" w:author="Dell" w:date="2020-08-19T16:00:00Z">
        <w:del w:id="100" w:author="WZK" w:date="2020-08-21T17:00:23Z">
          <w:r>
            <w:rPr/>
            <w:delText xml:space="preserve">explore </w:delText>
          </w:r>
        </w:del>
      </w:ins>
      <w:del w:id="101" w:author="WZK" w:date="2020-08-21T17:00:23Z">
        <w:r>
          <w:rPr/>
          <w:delText>factors of memory usage</w:delText>
        </w:r>
      </w:del>
      <w:ins w:id="102" w:author="Dell" w:date="2020-08-19T16:00:00Z">
        <w:del w:id="103" w:author="WZK" w:date="2020-08-21T17:00:23Z">
          <w:r>
            <w:rPr/>
            <w:delText xml:space="preserve"> factors</w:delText>
          </w:r>
        </w:del>
      </w:ins>
      <w:ins w:id="104" w:author="Dell" w:date="2020-08-19T16:01:00Z">
        <w:del w:id="105" w:author="WZK" w:date="2020-08-21T17:00:23Z">
          <w:r>
            <w:rPr/>
            <w:delText>.</w:delText>
          </w:r>
        </w:del>
      </w:ins>
      <w:del w:id="106" w:author="WZK" w:date="2020-08-21T17:00:23Z">
        <w:r>
          <w:rPr/>
          <w:delText xml:space="preserve">. </w:delText>
        </w:r>
      </w:del>
      <w:ins w:id="107" w:author="Dell" w:date="2020-08-19T16:01:00Z">
        <w:del w:id="108" w:author="WZK" w:date="2020-08-21T17:00:23Z">
          <w:r>
            <w:rPr/>
            <w:delText xml:space="preserve">Based on the evaluation, we finally </w:delText>
          </w:r>
        </w:del>
      </w:ins>
      <w:del w:id="109" w:author="WZK" w:date="2020-08-21T17:00:23Z">
        <w:r>
          <w:rPr/>
          <w:delText xml:space="preserve">We finally put forward some </w:delText>
        </w:r>
      </w:del>
      <w:ins w:id="110" w:author="Dell" w:date="2020-08-19T16:01:00Z">
        <w:del w:id="111" w:author="WZK" w:date="2020-08-21T17:00:23Z">
          <w:r>
            <w:rPr/>
            <w:delText xml:space="preserve">the </w:delText>
          </w:r>
        </w:del>
      </w:ins>
      <w:del w:id="112" w:author="WZK" w:date="2020-08-21T17:00:23Z">
        <w:r>
          <w:rPr/>
          <w:delText>key findings</w:delText>
        </w:r>
      </w:del>
      <w:ins w:id="113" w:author="Dell" w:date="2020-08-19T16:02:00Z">
        <w:del w:id="114" w:author="WZK" w:date="2020-08-21T17:00:23Z">
          <w:r>
            <w:rPr/>
            <w:delText>, which are useful for GNN system researchers,</w:delText>
          </w:r>
        </w:del>
      </w:ins>
      <w:ins w:id="115" w:author="Dell" w:date="2020-08-19T16:03:00Z">
        <w:del w:id="116" w:author="WZK" w:date="2020-08-21T17:00:23Z">
          <w:r>
            <w:rPr/>
            <w:delText xml:space="preserve"> </w:delText>
          </w:r>
        </w:del>
      </w:ins>
      <w:del w:id="117" w:author="WZK" w:date="2020-08-21T17:00:23Z">
        <w:r>
          <w:rPr/>
          <w:delText xml:space="preserve"> for GNN training</w:delText>
        </w:r>
      </w:del>
      <w:ins w:id="118" w:author="Dell" w:date="2020-08-19T16:03:00Z">
        <w:del w:id="119" w:author="WZK" w:date="2020-08-21T17:00:23Z">
          <w:r>
            <w:rPr/>
            <w:delText>.</w:delText>
          </w:r>
        </w:del>
      </w:ins>
      <w:del w:id="120" w:author="Dell" w:date="2020-08-19T16:01:00Z">
        <w:r>
          <w:rPr/>
          <w:delText xml:space="preserve"> and hope our work </w:delText>
        </w:r>
      </w:del>
      <w:del w:id="121" w:author="Dell" w:date="2020-08-19T16:02:00Z">
        <w:r>
          <w:rPr/>
          <w:delText>can help GNN system researchers.</w:delText>
        </w:r>
      </w:del>
    </w:p>
    <w:p>
      <w:pPr>
        <w:pStyle w:val="30"/>
        <w:rPr>
          <w:rFonts w:hint="default" w:eastAsia="SimSun"/>
          <w:lang w:val="en-US" w:eastAsia="zh-CN"/>
        </w:rPr>
      </w:pPr>
      <w:r>
        <w:rPr>
          <w:rFonts w:hint="eastAsia" w:eastAsia="宋体"/>
          <w:lang w:eastAsia="zh-CN"/>
        </w:rPr>
        <w:t xml:space="preserve">Keywords: </w:t>
      </w:r>
      <w:r>
        <w:t>graph neural network, performance bottleneck</w:t>
      </w:r>
      <w:ins w:id="122" w:author="WZK" w:date="2020-08-21T13:58:48Z">
        <w:r>
          <w:rPr>
            <w:rFonts w:hint="eastAsia" w:eastAsia="SimSun"/>
            <w:lang w:val="en-US" w:eastAsia="zh-CN"/>
          </w:rPr>
          <w:t xml:space="preserve"> a</w:t>
        </w:r>
      </w:ins>
      <w:ins w:id="123" w:author="WZK" w:date="2020-08-21T13:58:49Z">
        <w:r>
          <w:rPr>
            <w:rFonts w:hint="eastAsia" w:eastAsia="SimSun"/>
            <w:lang w:val="en-US" w:eastAsia="zh-CN"/>
          </w:rPr>
          <w:t>nalysis</w:t>
        </w:r>
      </w:ins>
      <w:r>
        <w:t>,</w:t>
      </w:r>
      <w:del w:id="124" w:author="WZK" w:date="2020-08-21T13:59:14Z">
        <w:r>
          <w:rPr/>
          <w:delText xml:space="preserve"> deep learning</w:delText>
        </w:r>
      </w:del>
      <w:del w:id="125" w:author="WZK" w:date="2020-08-21T13:59:17Z">
        <w:r>
          <w:rPr/>
          <w:delText xml:space="preserve">, </w:delText>
        </w:r>
      </w:del>
      <w:del w:id="126" w:author="WZK" w:date="2020-08-21T13:59:16Z">
        <w:r>
          <w:rPr/>
          <w:delText>characterization</w:delText>
        </w:r>
      </w:del>
      <w:ins w:id="127" w:author="WZK" w:date="2020-08-21T13:58:14Z">
        <w:r>
          <w:rPr>
            <w:rFonts w:hint="eastAsia" w:eastAsia="SimSun"/>
            <w:lang w:val="en-US" w:eastAsia="zh-CN"/>
          </w:rPr>
          <w:t xml:space="preserve"> </w:t>
        </w:r>
      </w:ins>
      <w:ins w:id="128" w:author="WZK" w:date="2020-08-21T13:58:16Z">
        <w:r>
          <w:rPr>
            <w:rFonts w:hint="eastAsia" w:eastAsia="SimSun"/>
            <w:lang w:val="en-US" w:eastAsia="zh-CN"/>
          </w:rPr>
          <w:t>e</w:t>
        </w:r>
      </w:ins>
      <w:ins w:id="129" w:author="WZK" w:date="2020-08-21T13:58:19Z">
        <w:r>
          <w:rPr>
            <w:rFonts w:hint="eastAsia" w:eastAsia="SimSun"/>
            <w:lang w:val="en-US" w:eastAsia="zh-CN"/>
          </w:rPr>
          <w:t>m</w:t>
        </w:r>
      </w:ins>
      <w:ins w:id="130" w:author="WZK" w:date="2020-08-21T13:58:20Z">
        <w:r>
          <w:rPr>
            <w:rFonts w:hint="eastAsia" w:eastAsia="SimSun"/>
            <w:lang w:val="en-US" w:eastAsia="zh-CN"/>
          </w:rPr>
          <w:t>piri</w:t>
        </w:r>
      </w:ins>
      <w:ins w:id="131" w:author="WZK" w:date="2020-08-21T13:58:21Z">
        <w:r>
          <w:rPr>
            <w:rFonts w:hint="eastAsia" w:eastAsia="SimSun"/>
            <w:lang w:val="en-US" w:eastAsia="zh-CN"/>
          </w:rPr>
          <w:t>cal</w:t>
        </w:r>
      </w:ins>
      <w:ins w:id="132" w:author="WZK" w:date="2020-08-21T13:58:22Z">
        <w:r>
          <w:rPr>
            <w:rFonts w:hint="eastAsia" w:eastAsia="SimSun"/>
            <w:lang w:val="en-US" w:eastAsia="zh-CN"/>
          </w:rPr>
          <w:t xml:space="preserve"> eva</w:t>
        </w:r>
      </w:ins>
      <w:ins w:id="133" w:author="WZK" w:date="2020-08-21T13:58:23Z">
        <w:r>
          <w:rPr>
            <w:rFonts w:hint="eastAsia" w:eastAsia="SimSun"/>
            <w:lang w:val="en-US" w:eastAsia="zh-CN"/>
          </w:rPr>
          <w:t>luation</w:t>
        </w:r>
      </w:ins>
      <w:ins w:id="134" w:author="WZK" w:date="2020-08-21T13:59:00Z">
        <w:r>
          <w:rPr>
            <w:rFonts w:hint="eastAsia" w:eastAsia="SimSun"/>
            <w:lang w:val="en-US" w:eastAsia="zh-CN"/>
          </w:rPr>
          <w:t>, ma</w:t>
        </w:r>
      </w:ins>
      <w:ins w:id="135" w:author="WZK" w:date="2020-08-21T13:59:01Z">
        <w:r>
          <w:rPr>
            <w:rFonts w:hint="eastAsia" w:eastAsia="SimSun"/>
            <w:lang w:val="en-US" w:eastAsia="zh-CN"/>
          </w:rPr>
          <w:t>chi</w:t>
        </w:r>
      </w:ins>
      <w:ins w:id="136" w:author="WZK" w:date="2020-08-21T13:59:03Z">
        <w:r>
          <w:rPr>
            <w:rFonts w:hint="eastAsia" w:eastAsia="SimSun"/>
            <w:lang w:val="en-US" w:eastAsia="zh-CN"/>
          </w:rPr>
          <w:t xml:space="preserve">ne </w:t>
        </w:r>
      </w:ins>
      <w:ins w:id="137" w:author="WZK" w:date="2020-08-21T13:59:04Z">
        <w:r>
          <w:rPr>
            <w:rFonts w:hint="eastAsia" w:eastAsia="SimSun"/>
            <w:lang w:val="en-US" w:eastAsia="zh-CN"/>
          </w:rPr>
          <w:t>learning s</w:t>
        </w:r>
      </w:ins>
      <w:ins w:id="138" w:author="WZK" w:date="2020-08-21T13:59:05Z">
        <w:r>
          <w:rPr>
            <w:rFonts w:hint="eastAsia" w:eastAsia="SimSun"/>
            <w:lang w:val="en-US" w:eastAsia="zh-CN"/>
          </w:rPr>
          <w:t>ystem</w:t>
        </w:r>
      </w:ins>
      <w:ins w:id="139" w:author="WZK" w:date="2020-08-21T16:39:36Z">
        <w:r>
          <w:rPr>
            <w:rFonts w:hint="eastAsia" w:eastAsia="SimSun"/>
            <w:lang w:val="en-US" w:eastAsia="zh-CN"/>
          </w:rPr>
          <w:t>,</w:t>
        </w:r>
      </w:ins>
      <w:ins w:id="140" w:author="WZK" w:date="2020-08-21T16:39:37Z">
        <w:r>
          <w:rPr>
            <w:rFonts w:hint="eastAsia" w:eastAsia="SimSun"/>
            <w:lang w:val="en-US" w:eastAsia="zh-CN"/>
          </w:rPr>
          <w:t xml:space="preserve"> GPU</w:t>
        </w:r>
      </w:ins>
    </w:p>
    <w:p>
      <w:pPr>
        <w:pStyle w:val="2"/>
        <w:numPr>
          <w:ilvl w:val="0"/>
          <w:numId w:val="1"/>
        </w:numPr>
      </w:pPr>
      <w:bookmarkStart w:id="0" w:name="introduction"/>
      <w:r>
        <w:t>Introduction</w:t>
      </w:r>
      <w:bookmarkEnd w:id="0"/>
    </w:p>
    <w:p>
      <w:pPr>
        <w:pStyle w:val="30"/>
      </w:pPr>
      <w:r>
        <w:t xml:space="preserve">In recent years, the graph neural network (GNN) </w:t>
      </w:r>
      <w:del w:id="141" w:author="Dell" w:date="2020-08-19T16:03:00Z">
        <w:r>
          <w:rPr/>
          <w:delText xml:space="preserve">is </w:delText>
        </w:r>
      </w:del>
      <w:ins w:id="142"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w:t>
      </w:r>
      <w:del w:id="143" w:author="WZK" w:date="2020-08-21T16:40:13Z">
        <w:r>
          <w:rPr>
            <w:rFonts w:hint="default"/>
            <w:lang w:val="en-US"/>
          </w:rPr>
          <w:delText>GNN</w:delText>
        </w:r>
      </w:del>
      <w:ins w:id="144" w:author="WZK" w:date="2020-08-21T16:40:13Z">
        <w:r>
          <w:rPr>
            <w:rFonts w:hint="eastAsia" w:eastAsia="SimSun"/>
            <w:lang w:val="en-US" w:eastAsia="zh-CN"/>
          </w:rPr>
          <w:t>They</w:t>
        </w:r>
      </w:ins>
      <w:r>
        <w:t xml:space="preserve"> can learn the representation of vertices/edges in a graph from its topology and</w:t>
      </w:r>
      <w:ins w:id="145" w:author="WZK" w:date="2020-08-21T17:00:47Z">
        <w:r>
          <w:rPr>
            <w:rFonts w:hint="eastAsia" w:eastAsia="SimSun"/>
            <w:lang w:val="en-US" w:eastAsia="zh-CN"/>
          </w:rPr>
          <w:t xml:space="preserve"> </w:t>
        </w:r>
      </w:ins>
      <w:ins w:id="146" w:author="WZK" w:date="2020-08-21T17:00:53Z">
        <w:r>
          <w:rPr>
            <w:rFonts w:hint="eastAsia" w:eastAsia="SimSun"/>
            <w:lang w:val="en-US" w:eastAsia="zh-CN"/>
          </w:rPr>
          <w:t>t</w:t>
        </w:r>
      </w:ins>
      <w:ins w:id="147" w:author="WZK" w:date="2020-08-21T17:00:54Z">
        <w:r>
          <w:rPr>
            <w:rFonts w:hint="eastAsia" w:eastAsia="SimSun"/>
            <w:lang w:val="en-US" w:eastAsia="zh-CN"/>
          </w:rPr>
          <w:t xml:space="preserve">he </w:t>
        </w:r>
      </w:ins>
      <w:del w:id="148" w:author="WZK" w:date="2020-08-21T17:00:46Z">
        <w:r>
          <w:rPr/>
          <w:delText xml:space="preserve"> </w:delText>
        </w:r>
      </w:del>
      <w:ins w:id="149" w:author="Dell" w:date="2020-08-19T16:05:00Z">
        <w:del w:id="150" w:author="WZK" w:date="2020-08-21T17:00:46Z">
          <w:r>
            <w:rPr>
              <w:rFonts w:hint="default"/>
              <w:lang w:val="en-US"/>
            </w:rPr>
            <w:delText xml:space="preserve">the </w:delText>
          </w:r>
        </w:del>
      </w:ins>
      <w:r>
        <w:t xml:space="preserve">original feature vectors in an </w:t>
      </w:r>
      <w:r>
        <w:rPr>
          <w:i/>
        </w:rPr>
        <w:t>end-to-end</w:t>
      </w:r>
      <w:r>
        <w:t xml:space="preserve"> manner. The </w:t>
      </w:r>
      <w:ins w:id="151" w:author="WZK" w:date="2020-08-21T16:40:47Z">
        <w:r>
          <w:rPr>
            <w:rFonts w:hint="eastAsia" w:eastAsia="SimSun"/>
            <w:lang w:val="en-US" w:eastAsia="zh-CN"/>
          </w:rPr>
          <w:t>po</w:t>
        </w:r>
      </w:ins>
      <w:ins w:id="152" w:author="WZK" w:date="2020-08-21T16:40:48Z">
        <w:r>
          <w:rPr>
            <w:rFonts w:hint="eastAsia" w:eastAsia="SimSun"/>
            <w:lang w:val="en-US" w:eastAsia="zh-CN"/>
          </w:rPr>
          <w:t>wer</w:t>
        </w:r>
      </w:ins>
      <w:ins w:id="153" w:author="WZK" w:date="2020-08-21T16:40:49Z">
        <w:r>
          <w:rPr>
            <w:rFonts w:hint="eastAsia" w:eastAsia="SimSun"/>
            <w:lang w:val="en-US" w:eastAsia="zh-CN"/>
          </w:rPr>
          <w:t>ful</w:t>
        </w:r>
      </w:ins>
      <w:ins w:id="154" w:author="WZK" w:date="2020-08-21T16:40:50Z">
        <w:r>
          <w:rPr>
            <w:rFonts w:hint="eastAsia" w:eastAsia="SimSun"/>
            <w:lang w:val="en-US" w:eastAsia="zh-CN"/>
          </w:rPr>
          <w:t xml:space="preserve"> expr</w:t>
        </w:r>
      </w:ins>
      <w:ins w:id="155" w:author="WZK" w:date="2020-08-21T16:40:51Z">
        <w:r>
          <w:rPr>
            <w:rFonts w:hint="eastAsia" w:eastAsia="SimSun"/>
            <w:lang w:val="en-US" w:eastAsia="zh-CN"/>
          </w:rPr>
          <w:t xml:space="preserve">ession </w:t>
        </w:r>
      </w:ins>
      <w:ins w:id="156" w:author="WZK" w:date="2020-08-21T16:40:52Z">
        <w:r>
          <w:rPr>
            <w:rFonts w:hint="eastAsia" w:eastAsia="SimSun"/>
            <w:lang w:val="en-US" w:eastAsia="zh-CN"/>
          </w:rPr>
          <w:t>a</w:t>
        </w:r>
      </w:ins>
      <w:ins w:id="157" w:author="WZK" w:date="2020-08-21T16:40:53Z">
        <w:r>
          <w:rPr>
            <w:rFonts w:hint="eastAsia" w:eastAsia="SimSun"/>
            <w:lang w:val="en-US" w:eastAsia="zh-CN"/>
          </w:rPr>
          <w:t>b</w:t>
        </w:r>
      </w:ins>
      <w:ins w:id="158" w:author="WZK" w:date="2020-08-21T16:40:55Z">
        <w:r>
          <w:rPr>
            <w:rFonts w:hint="eastAsia" w:eastAsia="SimSun"/>
            <w:lang w:val="en-US" w:eastAsia="zh-CN"/>
          </w:rPr>
          <w:t>ilit</w:t>
        </w:r>
      </w:ins>
      <w:ins w:id="159" w:author="WZK" w:date="2020-08-21T16:40:56Z">
        <w:r>
          <w:rPr>
            <w:rFonts w:hint="eastAsia" w:eastAsia="SimSun"/>
            <w:lang w:val="en-US" w:eastAsia="zh-CN"/>
          </w:rPr>
          <w:t xml:space="preserve">y of </w:t>
        </w:r>
      </w:ins>
      <w:ins w:id="160" w:author="Dell" w:date="2020-08-19T16:04:00Z">
        <w:r>
          <w:rPr/>
          <w:t>GNN</w:t>
        </w:r>
      </w:ins>
      <w:ins w:id="161" w:author="WZK" w:date="2020-08-21T16:40:57Z">
        <w:r>
          <w:rPr>
            <w:rFonts w:hint="eastAsia" w:eastAsia="SimSun"/>
            <w:lang w:val="en-US" w:eastAsia="zh-CN"/>
          </w:rPr>
          <w:t>s</w:t>
        </w:r>
      </w:ins>
      <w:ins w:id="162" w:author="Dell" w:date="2020-08-19T16:04:00Z">
        <w:r>
          <w:rPr/>
          <w:t xml:space="preserve"> </w:t>
        </w:r>
      </w:ins>
      <w:ins w:id="163" w:author="Dell" w:date="2020-08-19T16:04:00Z">
        <w:del w:id="164" w:author="WZK" w:date="2020-08-21T16:41:01Z">
          <w:r>
            <w:rPr/>
            <w:delText xml:space="preserve">has </w:delText>
          </w:r>
        </w:del>
      </w:ins>
      <w:del w:id="165" w:author="WZK" w:date="2020-08-21T16:41:01Z">
        <w:r>
          <w:rPr/>
          <w:delText>strong expressive power</w:delText>
        </w:r>
      </w:del>
      <w:ins w:id="166" w:author="Dell" w:date="2020-08-19T16:04:00Z">
        <w:del w:id="167" w:author="WZK" w:date="2020-08-21T16:41:01Z">
          <w:r>
            <w:rPr/>
            <w:delText>ful expression ability which</w:delText>
          </w:r>
        </w:del>
      </w:ins>
      <w:del w:id="168" w:author="WZK" w:date="2020-08-21T16:41:01Z">
        <w:r>
          <w:rPr/>
          <w:delText xml:space="preserve"> </w:delText>
        </w:r>
      </w:del>
      <w:r>
        <w:t xml:space="preserve">makes </w:t>
      </w:r>
      <w:ins w:id="169" w:author="Dell" w:date="2020-08-19T16:05:00Z">
        <w:del w:id="170" w:author="WZK" w:date="2020-08-21T16:41:04Z">
          <w:r>
            <w:rPr>
              <w:rFonts w:hint="default"/>
              <w:lang w:val="en-US"/>
            </w:rPr>
            <w:delText xml:space="preserve">it </w:delText>
          </w:r>
        </w:del>
      </w:ins>
      <w:ins w:id="171" w:author="WZK" w:date="2020-08-21T16:41:04Z">
        <w:r>
          <w:rPr>
            <w:rFonts w:hint="eastAsia" w:eastAsia="SimSun"/>
            <w:lang w:val="en-US" w:eastAsia="zh-CN"/>
          </w:rPr>
          <w:t>t</w:t>
        </w:r>
      </w:ins>
      <w:ins w:id="172" w:author="WZK" w:date="2020-08-21T16:41:05Z">
        <w:r>
          <w:rPr>
            <w:rFonts w:hint="eastAsia" w:eastAsia="SimSun"/>
            <w:lang w:val="en-US" w:eastAsia="zh-CN"/>
          </w:rPr>
          <w:t xml:space="preserve">hem </w:t>
        </w:r>
      </w:ins>
      <w:del w:id="173" w:author="Dell" w:date="2020-08-19T16:04:00Z">
        <w:r>
          <w:rPr/>
          <w:delText xml:space="preserve">GNN </w:delText>
        </w:r>
      </w:del>
      <w:r>
        <w:t xml:space="preserve">achieve </w:t>
      </w:r>
      <w:del w:id="174" w:author="Dell" w:date="2020-08-19T16:05:00Z">
        <w:r>
          <w:rPr/>
          <w:delText xml:space="preserve">impressive </w:delText>
        </w:r>
      </w:del>
      <w:ins w:id="175" w:author="Dell" w:date="2020-08-19T16:05:00Z">
        <w:r>
          <w:rPr/>
          <w:t xml:space="preserve">good </w:t>
        </w:r>
      </w:ins>
      <w:r>
        <w:t xml:space="preserve">accuracy in </w:t>
      </w:r>
      <w:ins w:id="176" w:author="WZK" w:date="2020-08-21T16:41:11Z">
        <w:r>
          <w:rPr>
            <w:rFonts w:hint="eastAsia" w:eastAsia="SimSun"/>
            <w:lang w:val="en-US" w:eastAsia="zh-CN"/>
          </w:rPr>
          <w:t xml:space="preserve">many </w:t>
        </w:r>
      </w:ins>
      <w:ins w:id="177" w:author="WZK" w:date="2020-08-21T16:41:12Z">
        <w:r>
          <w:rPr>
            <w:rFonts w:hint="eastAsia" w:eastAsia="SimSun"/>
            <w:lang w:val="en-US" w:eastAsia="zh-CN"/>
          </w:rPr>
          <w:t>graph</w:t>
        </w:r>
      </w:ins>
      <w:ins w:id="178" w:author="WZK" w:date="2020-08-21T16:41:13Z">
        <w:r>
          <w:rPr>
            <w:rFonts w:hint="eastAsia" w:eastAsia="SimSun"/>
            <w:lang w:val="en-US" w:eastAsia="zh-CN"/>
          </w:rPr>
          <w:t xml:space="preserve"> an</w:t>
        </w:r>
      </w:ins>
      <w:ins w:id="179" w:author="WZK" w:date="2020-08-21T16:41:15Z">
        <w:r>
          <w:rPr>
            <w:rFonts w:hint="eastAsia" w:eastAsia="SimSun"/>
            <w:lang w:val="en-US" w:eastAsia="zh-CN"/>
          </w:rPr>
          <w:t>alys</w:t>
        </w:r>
      </w:ins>
      <w:ins w:id="180" w:author="WZK" w:date="2020-08-21T16:41:16Z">
        <w:r>
          <w:rPr>
            <w:rFonts w:hint="eastAsia" w:eastAsia="SimSun"/>
            <w:lang w:val="en-US" w:eastAsia="zh-CN"/>
          </w:rPr>
          <w:t>is tasks</w:t>
        </w:r>
      </w:ins>
      <w:ins w:id="181" w:author="WZK" w:date="2020-08-21T16:42:03Z">
        <w:r>
          <w:rPr>
            <w:rFonts w:hint="eastAsia" w:eastAsia="SimSun"/>
            <w:lang w:val="en-US" w:eastAsia="zh-CN"/>
          </w:rPr>
          <w:t xml:space="preserve"> </w:t>
        </w:r>
      </w:ins>
      <w:ins w:id="182" w:author="WZK" w:date="2020-08-21T16:42:03Z">
        <w:r>
          <w:rPr/>
          <w:t>[</w:t>
        </w:r>
      </w:ins>
      <w:ins w:id="183" w:author="WZK" w:date="2020-08-21T16:42:03Z">
        <w:r>
          <w:rPr/>
          <w:fldChar w:fldCharType="begin"/>
        </w:r>
      </w:ins>
      <w:ins w:id="184" w:author="WZK" w:date="2020-08-21T16:42:03Z">
        <w:r>
          <w:rPr/>
          <w:instrText xml:space="preserve"> HYPERLINK \l "_bookmark53" </w:instrText>
        </w:r>
      </w:ins>
      <w:ins w:id="185" w:author="WZK" w:date="2020-08-21T16:42:03Z">
        <w:r>
          <w:rPr/>
          <w:fldChar w:fldCharType="separate"/>
        </w:r>
      </w:ins>
      <w:ins w:id="186" w:author="WZK" w:date="2020-08-21T16:42:03Z">
        <w:r>
          <w:rPr/>
          <w:t>8</w:t>
        </w:r>
      </w:ins>
      <w:ins w:id="187" w:author="WZK" w:date="2020-08-21T16:42:03Z">
        <w:r>
          <w:rPr/>
          <w:fldChar w:fldCharType="end"/>
        </w:r>
      </w:ins>
      <w:ins w:id="188" w:author="WZK" w:date="2020-08-21T16:42:03Z">
        <w:r>
          <w:rPr/>
          <w:t xml:space="preserve">, </w:t>
        </w:r>
      </w:ins>
      <w:ins w:id="189" w:author="WZK" w:date="2020-08-21T16:42:03Z">
        <w:r>
          <w:rPr/>
          <w:fldChar w:fldCharType="begin"/>
        </w:r>
      </w:ins>
      <w:ins w:id="190" w:author="WZK" w:date="2020-08-21T16:42:03Z">
        <w:r>
          <w:rPr/>
          <w:instrText xml:space="preserve"> HYPERLINK \l "_bookmark54" </w:instrText>
        </w:r>
      </w:ins>
      <w:ins w:id="191" w:author="WZK" w:date="2020-08-21T16:42:03Z">
        <w:r>
          <w:rPr/>
          <w:fldChar w:fldCharType="separate"/>
        </w:r>
      </w:ins>
      <w:ins w:id="192" w:author="WZK" w:date="2020-08-21T16:42:03Z">
        <w:r>
          <w:rPr/>
          <w:t>9</w:t>
        </w:r>
      </w:ins>
      <w:ins w:id="193" w:author="WZK" w:date="2020-08-21T16:42:03Z">
        <w:r>
          <w:rPr/>
          <w:fldChar w:fldCharType="end"/>
        </w:r>
      </w:ins>
      <w:ins w:id="194" w:author="WZK" w:date="2020-08-21T16:42:03Z">
        <w:r>
          <w:rPr/>
          <w:t>,</w:t>
        </w:r>
      </w:ins>
      <w:ins w:id="195" w:author="WZK" w:date="2020-08-21T16:42:03Z">
        <w:r>
          <w:rPr>
            <w:spacing w:val="25"/>
          </w:rPr>
          <w:t xml:space="preserve"> </w:t>
        </w:r>
      </w:ins>
      <w:ins w:id="196" w:author="WZK" w:date="2020-08-21T16:42:03Z">
        <w:r>
          <w:rPr/>
          <w:fldChar w:fldCharType="begin"/>
        </w:r>
      </w:ins>
      <w:ins w:id="197" w:author="WZK" w:date="2020-08-21T16:42:03Z">
        <w:r>
          <w:rPr/>
          <w:instrText xml:space="preserve"> HYPERLINK \l "_bookmark55" </w:instrText>
        </w:r>
      </w:ins>
      <w:ins w:id="198" w:author="WZK" w:date="2020-08-21T16:42:03Z">
        <w:r>
          <w:rPr/>
          <w:fldChar w:fldCharType="separate"/>
        </w:r>
      </w:ins>
      <w:ins w:id="199" w:author="WZK" w:date="2020-08-21T16:42:03Z">
        <w:r>
          <w:rPr/>
          <w:t>10</w:t>
        </w:r>
      </w:ins>
      <w:ins w:id="200" w:author="WZK" w:date="2020-08-21T16:42:03Z">
        <w:r>
          <w:rPr/>
          <w:fldChar w:fldCharType="end"/>
        </w:r>
      </w:ins>
      <w:ins w:id="201" w:author="WZK" w:date="2020-08-21T16:42:03Z">
        <w:r>
          <w:rPr/>
          <w:t>]</w:t>
        </w:r>
      </w:ins>
      <w:ins w:id="202" w:author="WZK" w:date="2020-08-21T16:41:18Z">
        <w:r>
          <w:rPr>
            <w:rFonts w:hint="eastAsia" w:eastAsia="SimSun"/>
            <w:lang w:val="en-US" w:eastAsia="zh-CN"/>
          </w:rPr>
          <w:t xml:space="preserve">, </w:t>
        </w:r>
      </w:ins>
      <w:ins w:id="203" w:author="WZK" w:date="2020-08-21T16:41:19Z">
        <w:r>
          <w:rPr>
            <w:rFonts w:hint="eastAsia" w:eastAsia="SimSun"/>
            <w:lang w:val="en-US" w:eastAsia="zh-CN"/>
          </w:rPr>
          <w:t xml:space="preserve">like </w:t>
        </w:r>
      </w:ins>
      <w:r>
        <w:t>node classification, link prediction</w:t>
      </w:r>
      <w:ins w:id="204" w:author="WZK" w:date="2020-08-21T16:41:52Z">
        <w:r>
          <w:rPr>
            <w:rFonts w:hint="eastAsia" w:eastAsia="SimSun"/>
            <w:lang w:val="en-US" w:eastAsia="zh-CN"/>
          </w:rPr>
          <w:t>,</w:t>
        </w:r>
      </w:ins>
      <w:del w:id="205" w:author="WZK" w:date="2020-08-21T16:41:51Z">
        <w:r>
          <w:rPr/>
          <w:delText>,</w:delText>
        </w:r>
      </w:del>
      <w:r>
        <w:t xml:space="preserve"> and graph classification</w:t>
      </w:r>
      <w:del w:id="206" w:author="WZK" w:date="2020-08-21T16:42:09Z">
        <w:r>
          <w:rPr/>
          <w:delText xml:space="preserve"> [</w:delText>
        </w:r>
      </w:del>
      <w:del w:id="207" w:author="WZK" w:date="2020-08-21T16:42:09Z">
        <w:r>
          <w:rPr/>
          <w:fldChar w:fldCharType="begin"/>
        </w:r>
      </w:del>
      <w:del w:id="208" w:author="WZK" w:date="2020-08-21T16:42:09Z">
        <w:r>
          <w:rPr/>
          <w:delInstrText xml:space="preserve"> HYPERLINK \l "_bookmark53" </w:delInstrText>
        </w:r>
      </w:del>
      <w:del w:id="209" w:author="WZK" w:date="2020-08-21T16:42:09Z">
        <w:r>
          <w:rPr/>
          <w:fldChar w:fldCharType="separate"/>
        </w:r>
      </w:del>
      <w:del w:id="210" w:author="WZK" w:date="2020-08-21T16:42:09Z">
        <w:r>
          <w:rPr/>
          <w:delText>8</w:delText>
        </w:r>
      </w:del>
      <w:del w:id="211" w:author="WZK" w:date="2020-08-21T16:42:09Z">
        <w:r>
          <w:rPr/>
          <w:fldChar w:fldCharType="end"/>
        </w:r>
      </w:del>
      <w:del w:id="212" w:author="WZK" w:date="2020-08-21T16:42:09Z">
        <w:r>
          <w:rPr/>
          <w:delText xml:space="preserve">, </w:delText>
        </w:r>
      </w:del>
      <w:del w:id="213" w:author="WZK" w:date="2020-08-21T16:42:09Z">
        <w:r>
          <w:rPr/>
          <w:fldChar w:fldCharType="begin"/>
        </w:r>
      </w:del>
      <w:del w:id="214" w:author="WZK" w:date="2020-08-21T16:42:09Z">
        <w:r>
          <w:rPr/>
          <w:delInstrText xml:space="preserve"> HYPERLINK \l "_bookmark54" </w:delInstrText>
        </w:r>
      </w:del>
      <w:del w:id="215" w:author="WZK" w:date="2020-08-21T16:42:09Z">
        <w:r>
          <w:rPr/>
          <w:fldChar w:fldCharType="separate"/>
        </w:r>
      </w:del>
      <w:del w:id="216" w:author="WZK" w:date="2020-08-21T16:42:09Z">
        <w:r>
          <w:rPr/>
          <w:delText>9</w:delText>
        </w:r>
      </w:del>
      <w:del w:id="217" w:author="WZK" w:date="2020-08-21T16:42:09Z">
        <w:r>
          <w:rPr/>
          <w:fldChar w:fldCharType="end"/>
        </w:r>
      </w:del>
      <w:del w:id="218" w:author="WZK" w:date="2020-08-21T16:42:09Z">
        <w:r>
          <w:rPr/>
          <w:delText>,</w:delText>
        </w:r>
      </w:del>
      <w:del w:id="219" w:author="WZK" w:date="2020-08-21T16:42:09Z">
        <w:r>
          <w:rPr>
            <w:spacing w:val="25"/>
          </w:rPr>
          <w:delText xml:space="preserve"> </w:delText>
        </w:r>
      </w:del>
      <w:del w:id="220" w:author="WZK" w:date="2020-08-21T16:42:07Z">
        <w:r>
          <w:rPr/>
          <w:fldChar w:fldCharType="begin"/>
        </w:r>
      </w:del>
      <w:del w:id="221" w:author="WZK" w:date="2020-08-21T16:42:07Z">
        <w:r>
          <w:rPr/>
          <w:delInstrText xml:space="preserve"> HYPERLINK \l "_bookmark55" </w:delInstrText>
        </w:r>
      </w:del>
      <w:del w:id="222" w:author="WZK" w:date="2020-08-21T16:42:07Z">
        <w:r>
          <w:rPr/>
          <w:fldChar w:fldCharType="separate"/>
        </w:r>
      </w:del>
      <w:del w:id="223" w:author="WZK" w:date="2020-08-21T16:42:07Z">
        <w:r>
          <w:rPr/>
          <w:delText>10</w:delText>
        </w:r>
      </w:del>
      <w:del w:id="224" w:author="WZK" w:date="2020-08-21T16:42:07Z">
        <w:r>
          <w:rPr/>
          <w:fldChar w:fldCharType="end"/>
        </w:r>
      </w:del>
      <w:del w:id="225" w:author="WZK" w:date="2020-08-21T16:41:59Z">
        <w:r>
          <w:rPr/>
          <w:delText>]</w:delText>
        </w:r>
      </w:del>
      <w:r>
        <w:t>.</w:t>
      </w:r>
    </w:p>
    <w:p>
      <w:pPr>
        <w:pStyle w:val="3"/>
      </w:pPr>
      <w:r>
        <w:rPr>
          <w:rFonts w:hint="eastAsia"/>
        </w:rPr>
        <w:t>To train GNN</w:t>
      </w:r>
      <w:ins w:id="226" w:author="WZK" w:date="2020-08-21T17:01:14Z">
        <w:r>
          <w:rPr>
            <w:rFonts w:hint="eastAsia" w:eastAsia="SimSun"/>
            <w:lang w:val="en-US" w:eastAsia="zh-CN"/>
          </w:rPr>
          <w:t>s</w:t>
        </w:r>
      </w:ins>
      <w:r>
        <w:rPr>
          <w:rFonts w:hint="eastAsia"/>
        </w:rPr>
        <w:t xml:space="preserve"> easily, a series of </w:t>
      </w:r>
      <w:del w:id="227" w:author="WZK" w:date="2020-08-21T17:03:03Z">
        <w:r>
          <w:rPr>
            <w:rFonts w:hint="default"/>
            <w:lang w:val="en-US"/>
          </w:rPr>
          <w:delText>graph neural network</w:delText>
        </w:r>
      </w:del>
      <w:ins w:id="228" w:author="WZK" w:date="2020-08-21T17:03:03Z">
        <w:r>
          <w:rPr>
            <w:rFonts w:hint="eastAsia" w:eastAsia="SimSun"/>
            <w:lang w:val="en-US" w:eastAsia="zh-CN"/>
          </w:rPr>
          <w:t>GN</w:t>
        </w:r>
      </w:ins>
      <w:ins w:id="229" w:author="WZK" w:date="2020-08-21T17:03:04Z">
        <w:r>
          <w:rPr>
            <w:rFonts w:hint="eastAsia" w:eastAsia="SimSun"/>
            <w:lang w:val="en-US" w:eastAsia="zh-CN"/>
          </w:rPr>
          <w:t>N</w:t>
        </w:r>
      </w:ins>
      <w:r>
        <w:rPr>
          <w:rFonts w:hint="eastAsia"/>
        </w:rPr>
        <w:t xml:space="preserve"> </w:t>
      </w:r>
      <w:del w:id="230" w:author="WZK" w:date="2020-08-21T17:02:52Z">
        <w:r>
          <w:rPr>
            <w:rFonts w:hint="eastAsia"/>
          </w:rPr>
          <w:delText xml:space="preserve">learning </w:delText>
        </w:r>
      </w:del>
      <w:r>
        <w:rPr>
          <w:rFonts w:hint="eastAsia"/>
        </w:rPr>
        <w:t>libraries/systems [11, 12, 13, 14, 15] are proposed. PyG [11], NeuGraph [13], PGL [15]</w:t>
      </w:r>
      <w:ins w:id="231" w:author="WZK" w:date="2020-08-21T20:00:49Z">
        <w:r>
          <w:rPr>
            <w:rFonts w:hint="eastAsia" w:eastAsia="SimSun"/>
            <w:lang w:val="en-US" w:eastAsia="zh-CN"/>
          </w:rPr>
          <w:t>,</w:t>
        </w:r>
      </w:ins>
      <w:r>
        <w:rPr>
          <w:rFonts w:hint="eastAsia"/>
        </w:rPr>
        <w:t xml:space="preserve">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 xml:space="preserve">multiple backends). They provide users with </w:t>
      </w:r>
      <w:del w:id="232" w:author="WZK" w:date="2020-08-21T20:01:23Z">
        <w:r>
          <w:rPr>
            <w:rFonts w:hint="eastAsia"/>
          </w:rPr>
          <w:delText xml:space="preserve">a </w:delText>
        </w:r>
      </w:del>
      <w:r>
        <w:rPr>
          <w:rFonts w:hint="eastAsia"/>
        </w:rPr>
        <w:t>high-level programming model</w:t>
      </w:r>
      <w:ins w:id="233" w:author="WZK" w:date="2020-08-21T17:01:54Z">
        <w:r>
          <w:rPr>
            <w:rFonts w:hint="eastAsia" w:eastAsia="SimSun"/>
            <w:lang w:val="en-US" w:eastAsia="zh-CN"/>
          </w:rPr>
          <w:t>s</w:t>
        </w:r>
      </w:ins>
      <w:r>
        <w:rPr>
          <w:rFonts w:hint="eastAsia"/>
        </w:rPr>
        <w:t xml:space="preserve"> (</w:t>
      </w:r>
      <w:ins w:id="234" w:author="WZK" w:date="2020-08-21T17:01:42Z">
        <w:r>
          <w:rPr>
            <w:rFonts w:hint="eastAsia" w:eastAsia="SimSun"/>
            <w:lang w:val="en-US" w:eastAsia="zh-CN"/>
          </w:rPr>
          <w:t>t</w:t>
        </w:r>
      </w:ins>
      <w:ins w:id="235" w:author="WZK" w:date="2020-08-21T17:01:43Z">
        <w:r>
          <w:rPr>
            <w:rFonts w:hint="eastAsia" w:eastAsia="SimSun"/>
            <w:lang w:val="en-US" w:eastAsia="zh-CN"/>
          </w:rPr>
          <w:t xml:space="preserve">he </w:t>
        </w:r>
      </w:ins>
      <w:r>
        <w:rPr>
          <w:rFonts w:hint="eastAsia"/>
        </w:rPr>
        <w:t>message-passing</w:t>
      </w:r>
      <w:ins w:id="236" w:author="WZK" w:date="2020-08-21T17:01:35Z">
        <w:r>
          <w:rPr>
            <w:rFonts w:hint="eastAsia" w:eastAsia="SimSun"/>
            <w:lang w:val="en-US" w:eastAsia="zh-CN"/>
          </w:rPr>
          <w:t xml:space="preserve"> mo</w:t>
        </w:r>
      </w:ins>
      <w:ins w:id="237" w:author="WZK" w:date="2020-08-21T17:01:36Z">
        <w:r>
          <w:rPr>
            <w:rFonts w:hint="eastAsia" w:eastAsia="SimSun"/>
            <w:lang w:val="en-US" w:eastAsia="zh-CN"/>
          </w:rPr>
          <w:t>del</w:t>
        </w:r>
      </w:ins>
      <w:r>
        <w:rPr>
          <w:rFonts w:hint="eastAsia"/>
        </w:rPr>
        <w:t xml:space="preserve"> for PyG/PGL/DGL and </w:t>
      </w:r>
      <w:ins w:id="238" w:author="WZK" w:date="2020-08-21T17:01:46Z">
        <w:r>
          <w:rPr>
            <w:rFonts w:hint="eastAsia" w:eastAsia="SimSun"/>
            <w:lang w:val="en-US" w:eastAsia="zh-CN"/>
          </w:rPr>
          <w:t xml:space="preserve">the </w:t>
        </w:r>
      </w:ins>
      <w:r>
        <w:rPr>
          <w:rFonts w:hint="eastAsia"/>
        </w:rPr>
        <w:t xml:space="preserve">SAGA-NN </w:t>
      </w:r>
      <w:ins w:id="239" w:author="WZK" w:date="2020-08-21T17:01:49Z">
        <w:r>
          <w:rPr>
            <w:rFonts w:hint="eastAsia" w:eastAsia="SimSun"/>
            <w:lang w:val="en-US" w:eastAsia="zh-CN"/>
          </w:rPr>
          <w:t xml:space="preserve">model </w:t>
        </w:r>
      </w:ins>
      <w:r>
        <w:rPr>
          <w:rFonts w:hint="eastAsia"/>
        </w:rPr>
        <w:t xml:space="preserve">for NeuGraph) to describe the structure of a GNN. They take advantage of the common </w:t>
      </w:r>
      <w:del w:id="240" w:author="WZK" w:date="2020-08-21T20:01:58Z">
        <w:r>
          <w:rPr>
            <w:rFonts w:hint="default"/>
            <w:lang w:val="en-US"/>
          </w:rPr>
          <w:delText xml:space="preserve">tools </w:delText>
        </w:r>
      </w:del>
      <w:ins w:id="241" w:author="WZK" w:date="2020-08-21T20:01:58Z">
        <w:r>
          <w:rPr>
            <w:rFonts w:hint="eastAsia" w:eastAsia="SimSun"/>
            <w:lang w:val="en-US" w:eastAsia="zh-CN"/>
          </w:rPr>
          <w:t>to</w:t>
        </w:r>
      </w:ins>
      <w:ins w:id="242" w:author="WZK" w:date="2020-08-21T20:01:59Z">
        <w:r>
          <w:rPr>
            <w:rFonts w:hint="eastAsia" w:eastAsia="SimSun"/>
            <w:lang w:val="en-US" w:eastAsia="zh-CN"/>
          </w:rPr>
          <w:t xml:space="preserve">ols </w:t>
        </w:r>
      </w:ins>
      <w:r>
        <w:rPr>
          <w:rFonts w:hint="eastAsia"/>
        </w:rPr>
        <w:t xml:space="preserve">provided by the </w:t>
      </w:r>
      <w:ins w:id="243" w:author="WZK" w:date="2020-08-21T17:02:22Z">
        <w:r>
          <w:rPr>
            <w:rFonts w:hint="eastAsia" w:eastAsia="SimSun"/>
            <w:lang w:val="en-US" w:eastAsia="zh-CN"/>
          </w:rPr>
          <w:t>und</w:t>
        </w:r>
      </w:ins>
      <w:ins w:id="244" w:author="WZK" w:date="2020-08-21T17:02:23Z">
        <w:r>
          <w:rPr>
            <w:rFonts w:hint="eastAsia" w:eastAsia="SimSun"/>
            <w:lang w:val="en-US" w:eastAsia="zh-CN"/>
          </w:rPr>
          <w:t xml:space="preserve">erlying </w:t>
        </w:r>
      </w:ins>
      <w:r>
        <w:rPr>
          <w:rFonts w:hint="eastAsia"/>
        </w:rPr>
        <w:t xml:space="preserve">frameworks like the automatic differentiation to simplify the development. </w:t>
      </w:r>
      <w:del w:id="245" w:author="WZK" w:date="2020-08-21T17:04:09Z">
        <w:r>
          <w:rPr>
            <w:rFonts w:hint="default"/>
            <w:lang w:val="en-US"/>
          </w:rPr>
          <w:delText>The GNN learning libraries/systems</w:delText>
        </w:r>
      </w:del>
      <w:ins w:id="246" w:author="WZK" w:date="2020-08-21T17:04:09Z">
        <w:r>
          <w:rPr>
            <w:rFonts w:hint="eastAsia" w:eastAsia="SimSun"/>
            <w:lang w:val="en-US" w:eastAsia="zh-CN"/>
          </w:rPr>
          <w:t>T</w:t>
        </w:r>
      </w:ins>
      <w:ins w:id="247" w:author="WZK" w:date="2020-08-21T17:04:10Z">
        <w:r>
          <w:rPr>
            <w:rFonts w:hint="eastAsia" w:eastAsia="SimSun"/>
            <w:lang w:val="en-US" w:eastAsia="zh-CN"/>
          </w:rPr>
          <w:t>hey</w:t>
        </w:r>
      </w:ins>
      <w:r>
        <w:rPr>
          <w:rFonts w:hint="eastAsia"/>
        </w:rPr>
        <w:t xml:space="preserve">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ins w:id="248" w:author="WZK" w:date="2020-08-21T17:05:18Z">
        <w:r>
          <w:rPr>
            <w:rFonts w:hint="eastAsia" w:eastAsia="SimSun"/>
            <w:lang w:val="en-US" w:eastAsia="zh-CN"/>
          </w:rPr>
          <w:t xml:space="preserve"> </w:t>
        </w:r>
      </w:ins>
      <w:ins w:id="249" w:author="WZK" w:date="2020-08-21T17:05:19Z">
        <w:r>
          <w:rPr>
            <w:rFonts w:hint="eastAsia" w:eastAsia="SimSun"/>
            <w:lang w:val="en-US" w:eastAsia="zh-CN"/>
          </w:rPr>
          <w:t>on GPU</w:t>
        </w:r>
      </w:ins>
      <w:ins w:id="250" w:author="WZK" w:date="2020-08-21T17:05:20Z">
        <w:r>
          <w:rPr>
            <w:rFonts w:hint="eastAsia" w:eastAsia="SimSun"/>
            <w:lang w:val="en-US" w:eastAsia="zh-CN"/>
          </w:rPr>
          <w:t>s</w:t>
        </w:r>
      </w:ins>
      <w:r>
        <w:rPr>
          <w:rFonts w:hint="eastAsia"/>
        </w:rPr>
        <w:t>.</w:t>
      </w:r>
    </w:p>
    <w:p>
      <w:pPr>
        <w:pStyle w:val="3"/>
        <w:rPr>
          <w:del w:id="251" w:author="WZK" w:date="2020-08-21T17:15:48Z"/>
        </w:rPr>
      </w:pPr>
      <w:r>
        <w:rPr>
          <w:rFonts w:hint="eastAsia"/>
        </w:rPr>
        <w:t xml:space="preserve">However, </w:t>
      </w:r>
      <w:ins w:id="252" w:author="WZK" w:date="2020-08-21T17:05:51Z">
        <w:r>
          <w:rPr>
            <w:rFonts w:hint="eastAsia" w:eastAsia="SimSun"/>
            <w:lang w:val="en-US" w:eastAsia="zh-CN"/>
          </w:rPr>
          <w:t>w</w:t>
        </w:r>
      </w:ins>
      <w:ins w:id="253" w:author="WZK" w:date="2020-08-21T17:05:52Z">
        <w:r>
          <w:rPr>
            <w:rFonts w:hint="eastAsia" w:eastAsia="SimSun"/>
            <w:lang w:val="en-US" w:eastAsia="zh-CN"/>
          </w:rPr>
          <w:t xml:space="preserve">hat is </w:t>
        </w:r>
      </w:ins>
      <w:ins w:id="254" w:author="WZK" w:date="2020-08-21T17:05:53Z">
        <w:r>
          <w:rPr>
            <w:rFonts w:hint="eastAsia" w:eastAsia="SimSun"/>
            <w:lang w:val="en-US" w:eastAsia="zh-CN"/>
          </w:rPr>
          <w:t xml:space="preserve">the </w:t>
        </w:r>
      </w:ins>
      <w:ins w:id="255" w:author="WZK" w:date="2020-08-21T17:05:59Z">
        <w:r>
          <w:rPr>
            <w:rFonts w:hint="eastAsia" w:eastAsia="SimSun"/>
            <w:lang w:val="en-US" w:eastAsia="zh-CN"/>
          </w:rPr>
          <w:t>rea</w:t>
        </w:r>
      </w:ins>
      <w:ins w:id="256" w:author="WZK" w:date="2020-08-21T17:06:00Z">
        <w:r>
          <w:rPr>
            <w:rFonts w:hint="eastAsia" w:eastAsia="SimSun"/>
            <w:lang w:val="en-US" w:eastAsia="zh-CN"/>
          </w:rPr>
          <w:t xml:space="preserve">l </w:t>
        </w:r>
      </w:ins>
      <w:del w:id="257" w:author="WZK" w:date="2020-08-21T17:06:04Z">
        <w:r>
          <w:rPr>
            <w:rFonts w:hint="eastAsia"/>
          </w:rPr>
          <w:delText xml:space="preserve">whether </w:delText>
        </w:r>
      </w:del>
      <w:ins w:id="258" w:author="Dell" w:date="2020-08-19T16:07:00Z">
        <w:del w:id="259" w:author="WZK" w:date="2020-08-21T17:06:04Z">
          <w:r>
            <w:rPr/>
            <w:delText xml:space="preserve">to what extend does </w:delText>
          </w:r>
        </w:del>
      </w:ins>
      <w:del w:id="260" w:author="WZK" w:date="2020-08-21T17:06:04Z">
        <w:r>
          <w:rPr>
            <w:rFonts w:hint="eastAsia"/>
          </w:rPr>
          <w:delText>these optimizations solve the real</w:delText>
        </w:r>
      </w:del>
      <w:del w:id="261" w:author="WZK" w:date="2020-08-21T17:06:05Z">
        <w:r>
          <w:rPr>
            <w:rFonts w:hint="eastAsia"/>
          </w:rPr>
          <w:delText xml:space="preserve"> </w:delText>
        </w:r>
      </w:del>
      <w:r>
        <w:rPr>
          <w:rFonts w:hint="eastAsia"/>
        </w:rPr>
        <w:t xml:space="preserve">performance bottleneck </w:t>
      </w:r>
      <w:ins w:id="262" w:author="WZK" w:date="2020-08-21T17:06:09Z">
        <w:r>
          <w:rPr>
            <w:rFonts w:hint="eastAsia" w:eastAsia="SimSun"/>
            <w:lang w:val="en-US" w:eastAsia="zh-CN"/>
          </w:rPr>
          <w:t xml:space="preserve">in </w:t>
        </w:r>
      </w:ins>
      <w:ins w:id="263" w:author="WZK" w:date="2020-08-21T17:06:15Z">
        <w:r>
          <w:rPr>
            <w:rFonts w:hint="eastAsia" w:eastAsia="SimSun"/>
            <w:lang w:val="en-US" w:eastAsia="zh-CN"/>
          </w:rPr>
          <w:t>t</w:t>
        </w:r>
      </w:ins>
      <w:ins w:id="264" w:author="WZK" w:date="2020-08-21T17:06:16Z">
        <w:r>
          <w:rPr>
            <w:rFonts w:hint="eastAsia" w:eastAsia="SimSun"/>
            <w:lang w:val="en-US" w:eastAsia="zh-CN"/>
          </w:rPr>
          <w:t xml:space="preserve">he </w:t>
        </w:r>
      </w:ins>
      <w:ins w:id="265" w:author="WZK" w:date="2020-08-21T17:06:09Z">
        <w:r>
          <w:rPr>
            <w:rFonts w:hint="eastAsia" w:eastAsia="SimSun"/>
            <w:lang w:val="en-US" w:eastAsia="zh-CN"/>
          </w:rPr>
          <w:t xml:space="preserve">GNN </w:t>
        </w:r>
      </w:ins>
      <w:ins w:id="266" w:author="WZK" w:date="2020-08-21T17:06:10Z">
        <w:r>
          <w:rPr>
            <w:rFonts w:hint="eastAsia" w:eastAsia="SimSun"/>
            <w:lang w:val="en-US" w:eastAsia="zh-CN"/>
          </w:rPr>
          <w:t xml:space="preserve">training </w:t>
        </w:r>
      </w:ins>
      <w:r>
        <w:rPr>
          <w:rFonts w:hint="eastAsia"/>
        </w:rPr>
        <w:t xml:space="preserve">is still in doubt. Yan et al. [16] and Zhang et al. [17] </w:t>
      </w:r>
      <w:ins w:id="267" w:author="WZK" w:date="2020-08-21T17:06:48Z">
        <w:r>
          <w:rPr>
            <w:rFonts w:hint="eastAsia" w:eastAsia="SimSun"/>
            <w:lang w:val="en-US" w:eastAsia="zh-CN"/>
          </w:rPr>
          <w:t>exper</w:t>
        </w:r>
      </w:ins>
      <w:ins w:id="268" w:author="WZK" w:date="2020-08-21T17:06:49Z">
        <w:r>
          <w:rPr>
            <w:rFonts w:hint="eastAsia" w:eastAsia="SimSun"/>
            <w:lang w:val="en-US" w:eastAsia="zh-CN"/>
          </w:rPr>
          <w:t>imentall</w:t>
        </w:r>
      </w:ins>
      <w:ins w:id="269" w:author="WZK" w:date="2020-08-21T17:06:50Z">
        <w:r>
          <w:rPr>
            <w:rFonts w:hint="eastAsia" w:eastAsia="SimSun"/>
            <w:lang w:val="en-US" w:eastAsia="zh-CN"/>
          </w:rPr>
          <w:t xml:space="preserve">y </w:t>
        </w:r>
      </w:ins>
      <w:r>
        <w:rPr>
          <w:rFonts w:hint="eastAsia"/>
        </w:rPr>
        <w:t xml:space="preserve">analyze the </w:t>
      </w:r>
      <w:del w:id="270" w:author="WZK" w:date="2020-08-21T17:07:05Z">
        <w:r>
          <w:rPr>
            <w:rFonts w:hint="default"/>
            <w:lang w:val="en-US"/>
          </w:rPr>
          <w:delText xml:space="preserve">performance </w:delText>
        </w:r>
      </w:del>
      <w:ins w:id="271" w:author="WZK" w:date="2020-08-21T17:07:05Z">
        <w:r>
          <w:rPr>
            <w:rFonts w:hint="eastAsia" w:eastAsia="SimSun"/>
            <w:lang w:val="en-US" w:eastAsia="zh-CN"/>
          </w:rPr>
          <w:t>arch</w:t>
        </w:r>
      </w:ins>
      <w:ins w:id="272" w:author="WZK" w:date="2020-08-21T17:07:06Z">
        <w:r>
          <w:rPr>
            <w:rFonts w:hint="eastAsia" w:eastAsia="SimSun"/>
            <w:lang w:val="en-US" w:eastAsia="zh-CN"/>
          </w:rPr>
          <w:t>itectu</w:t>
        </w:r>
      </w:ins>
      <w:ins w:id="273" w:author="WZK" w:date="2020-08-21T17:07:07Z">
        <w:r>
          <w:rPr>
            <w:rFonts w:hint="eastAsia" w:eastAsia="SimSun"/>
            <w:lang w:val="en-US" w:eastAsia="zh-CN"/>
          </w:rPr>
          <w:t xml:space="preserve">ral </w:t>
        </w:r>
      </w:ins>
      <w:r>
        <w:rPr>
          <w:rFonts w:hint="eastAsia"/>
        </w:rPr>
        <w:t xml:space="preserve">characteristics of the GNN </w:t>
      </w:r>
      <w:r>
        <w:rPr>
          <w:rFonts w:hint="eastAsia"/>
          <w:i/>
          <w:iCs/>
          <w:rPrChange w:id="274" w:author="WZK" w:date="2020-08-21T17:06:27Z">
            <w:rPr>
              <w:rFonts w:hint="eastAsia"/>
            </w:rPr>
          </w:rPrChange>
        </w:rPr>
        <w:t>inference</w:t>
      </w:r>
      <w:del w:id="275" w:author="WZK" w:date="2020-08-21T17:06:55Z">
        <w:r>
          <w:rPr>
            <w:rFonts w:hint="eastAsia"/>
            <w:i/>
            <w:iCs/>
            <w:rPrChange w:id="276" w:author="WZK" w:date="2020-08-21T17:06:27Z">
              <w:rPr>
                <w:rFonts w:hint="eastAsia"/>
              </w:rPr>
            </w:rPrChange>
          </w:rPr>
          <w:delText xml:space="preserve"> </w:delText>
        </w:r>
      </w:del>
      <w:del w:id="277" w:author="WZK" w:date="2020-08-21T17:06:55Z">
        <w:r>
          <w:rPr>
            <w:rFonts w:hint="default"/>
            <w:lang w:val="en-US"/>
          </w:rPr>
          <w:delText>from the architectural view</w:delText>
        </w:r>
      </w:del>
      <w:r>
        <w:rPr>
          <w:rFonts w:hint="eastAsia"/>
        </w:rPr>
        <w:t xml:space="preserve">. They find that the GNN inference is more cache-friendly than the traditional graph analysis </w:t>
      </w:r>
      <w:ins w:id="278" w:author="WZK" w:date="2020-08-21T17:07:25Z">
        <w:r>
          <w:rPr>
            <w:rFonts w:hint="eastAsia" w:eastAsia="SimSun"/>
            <w:lang w:val="en-US" w:eastAsia="zh-CN"/>
          </w:rPr>
          <w:t>t</w:t>
        </w:r>
      </w:ins>
      <w:ins w:id="279" w:author="WZK" w:date="2020-08-21T17:07:26Z">
        <w:r>
          <w:rPr>
            <w:rFonts w:hint="eastAsia" w:eastAsia="SimSun"/>
            <w:lang w:val="en-US" w:eastAsia="zh-CN"/>
          </w:rPr>
          <w:t>as</w:t>
        </w:r>
      </w:ins>
      <w:ins w:id="280" w:author="WZK" w:date="2020-08-21T17:07:28Z">
        <w:r>
          <w:rPr>
            <w:rFonts w:hint="eastAsia" w:eastAsia="SimSun"/>
            <w:lang w:val="en-US" w:eastAsia="zh-CN"/>
          </w:rPr>
          <w:t>ks</w:t>
        </w:r>
      </w:ins>
      <w:ins w:id="281" w:author="WZK" w:date="2020-08-21T17:07:29Z">
        <w:r>
          <w:rPr>
            <w:rFonts w:hint="eastAsia" w:eastAsia="SimSun"/>
            <w:lang w:val="en-US" w:eastAsia="zh-CN"/>
          </w:rPr>
          <w:t xml:space="preserve"> </w:t>
        </w:r>
      </w:ins>
      <w:r>
        <w:rPr>
          <w:rFonts w:hint="eastAsia"/>
        </w:rPr>
        <w:t>(like PageRank) and is suitable for GPU. They verify the effectiveness of the kernel</w:t>
      </w:r>
      <w:ins w:id="282" w:author="Dell" w:date="2020-08-19T16:08:00Z">
        <w:r>
          <w:rPr/>
          <w:t xml:space="preserve"> </w:t>
        </w:r>
      </w:ins>
    </w:p>
    <w:p>
      <w:pPr>
        <w:pStyle w:val="3"/>
        <w:rPr>
          <w:rFonts w:hint="default" w:eastAsia="SimSun"/>
          <w:lang w:val="en-US" w:eastAsia="zh-CN"/>
        </w:rPr>
      </w:pPr>
      <w:del w:id="283" w:author="WZK" w:date="2020-08-21T17:15:48Z">
        <w:r>
          <w:rPr>
            <w:rFonts w:hint="eastAsia"/>
          </w:rPr>
          <w:delText>f</w:delText>
        </w:r>
      </w:del>
      <w:ins w:id="284" w:author="WZK" w:date="2020-08-21T17:15:49Z">
        <w:r>
          <w:rPr>
            <w:rFonts w:hint="eastAsia" w:eastAsia="SimSun"/>
            <w:lang w:val="en-US" w:eastAsia="zh-CN"/>
          </w:rPr>
          <w:t>f</w:t>
        </w:r>
      </w:ins>
      <w:r>
        <w:rPr>
          <w:rFonts w:hint="eastAsia"/>
        </w:rPr>
        <w:t xml:space="preserve">usion optimization in reducing the </w:t>
      </w:r>
      <w:ins w:id="285" w:author="WZK" w:date="2020-08-21T20:17:59Z">
        <w:r>
          <w:rPr>
            <w:rFonts w:hint="eastAsia" w:eastAsia="SimSun"/>
            <w:lang w:val="en-US" w:eastAsia="zh-CN"/>
          </w:rPr>
          <w:t>time o</w:t>
        </w:r>
      </w:ins>
      <w:ins w:id="286" w:author="WZK" w:date="2020-08-21T20:18:00Z">
        <w:r>
          <w:rPr>
            <w:rFonts w:hint="eastAsia" w:eastAsia="SimSun"/>
            <w:lang w:val="en-US" w:eastAsia="zh-CN"/>
          </w:rPr>
          <w:t>f infere</w:t>
        </w:r>
      </w:ins>
      <w:ins w:id="287" w:author="WZK" w:date="2020-08-21T20:18:01Z">
        <w:r>
          <w:rPr>
            <w:rFonts w:hint="eastAsia" w:eastAsia="SimSun"/>
            <w:lang w:val="en-US" w:eastAsia="zh-CN"/>
          </w:rPr>
          <w:t>nce</w:t>
        </w:r>
      </w:ins>
      <w:del w:id="288" w:author="WZK" w:date="2020-08-21T20:18:04Z">
        <w:r>
          <w:rPr>
            <w:rFonts w:hint="eastAsia"/>
          </w:rPr>
          <w:delText>inference time</w:delText>
        </w:r>
      </w:del>
      <w:r>
        <w:rPr>
          <w:rFonts w:hint="eastAsia"/>
        </w:rPr>
        <w:t xml:space="preserve">. Nevertheless, </w:t>
      </w:r>
      <w:del w:id="289" w:author="WZK" w:date="2020-08-21T20:03:40Z">
        <w:r>
          <w:rPr>
            <w:rFonts w:hint="default"/>
            <w:lang w:val="en-US"/>
          </w:rPr>
          <w:delText>[16] and [17]</w:delText>
        </w:r>
      </w:del>
      <w:ins w:id="290" w:author="WZK" w:date="2020-08-21T20:03:40Z">
        <w:r>
          <w:rPr>
            <w:rFonts w:hint="eastAsia" w:eastAsia="SimSun"/>
            <w:lang w:val="en-US" w:eastAsia="zh-CN"/>
          </w:rPr>
          <w:t>t</w:t>
        </w:r>
      </w:ins>
      <w:ins w:id="291" w:author="WZK" w:date="2020-08-21T20:03:41Z">
        <w:r>
          <w:rPr>
            <w:rFonts w:hint="eastAsia" w:eastAsia="SimSun"/>
            <w:lang w:val="en-US" w:eastAsia="zh-CN"/>
          </w:rPr>
          <w:t>hey onl</w:t>
        </w:r>
      </w:ins>
      <w:ins w:id="292" w:author="WZK" w:date="2020-08-21T20:03:42Z">
        <w:r>
          <w:rPr>
            <w:rFonts w:hint="eastAsia" w:eastAsia="SimSun"/>
            <w:lang w:val="en-US" w:eastAsia="zh-CN"/>
          </w:rPr>
          <w:t>y analyze</w:t>
        </w:r>
      </w:ins>
      <w:ins w:id="293" w:author="WZK" w:date="2020-08-21T20:03:43Z">
        <w:r>
          <w:rPr>
            <w:rFonts w:hint="eastAsia" w:eastAsia="SimSun"/>
            <w:lang w:val="en-US" w:eastAsia="zh-CN"/>
          </w:rPr>
          <w:t xml:space="preserve"> </w:t>
        </w:r>
      </w:ins>
      <w:ins w:id="294" w:author="WZK" w:date="2020-08-21T20:03:44Z">
        <w:r>
          <w:rPr>
            <w:rFonts w:hint="eastAsia" w:eastAsia="SimSun"/>
            <w:lang w:val="en-US" w:eastAsia="zh-CN"/>
          </w:rPr>
          <w:t>the in</w:t>
        </w:r>
      </w:ins>
      <w:ins w:id="295" w:author="WZK" w:date="2020-08-21T20:03:45Z">
        <w:r>
          <w:rPr>
            <w:rFonts w:hint="eastAsia" w:eastAsia="SimSun"/>
            <w:lang w:val="en-US" w:eastAsia="zh-CN"/>
          </w:rPr>
          <w:t>ference</w:t>
        </w:r>
      </w:ins>
      <w:ins w:id="296" w:author="WZK" w:date="2020-08-21T20:03:46Z">
        <w:r>
          <w:rPr>
            <w:rFonts w:hint="eastAsia" w:eastAsia="SimSun"/>
            <w:lang w:val="en-US" w:eastAsia="zh-CN"/>
          </w:rPr>
          <w:t xml:space="preserve"> stage,</w:t>
        </w:r>
      </w:ins>
      <w:del w:id="297" w:author="WZK" w:date="2020-08-21T20:03:49Z">
        <w:r>
          <w:rPr>
            <w:rFonts w:hint="eastAsia"/>
          </w:rPr>
          <w:delText xml:space="preserve"> focus on the inference </w:delText>
        </w:r>
      </w:del>
      <w:del w:id="298" w:author="WZK" w:date="2020-08-21T20:03:49Z">
        <w:r>
          <w:rPr>
            <w:rFonts w:hint="default"/>
            <w:lang w:val="en-US"/>
          </w:rPr>
          <w:delText>phase</w:delText>
        </w:r>
      </w:del>
      <w:ins w:id="299" w:author="WZK" w:date="2020-08-21T17:11:00Z">
        <w:r>
          <w:rPr>
            <w:rFonts w:hint="eastAsia" w:eastAsia="SimSun"/>
            <w:lang w:val="en-US" w:eastAsia="zh-CN"/>
          </w:rPr>
          <w:t xml:space="preserve"> </w:t>
        </w:r>
      </w:ins>
      <w:ins w:id="300" w:author="WZK" w:date="2020-08-21T17:10:26Z">
        <w:r>
          <w:rPr>
            <w:rFonts w:hint="eastAsia" w:eastAsia="SimSun"/>
            <w:lang w:val="en-US" w:eastAsia="zh-CN"/>
          </w:rPr>
          <w:t>i</w:t>
        </w:r>
      </w:ins>
      <w:ins w:id="301" w:author="WZK" w:date="2020-08-21T17:10:27Z">
        <w:r>
          <w:rPr>
            <w:rFonts w:hint="eastAsia" w:eastAsia="SimSun"/>
            <w:lang w:val="en-US" w:eastAsia="zh-CN"/>
          </w:rPr>
          <w:t>gnori</w:t>
        </w:r>
      </w:ins>
      <w:ins w:id="302" w:author="WZK" w:date="2020-08-21T17:10:28Z">
        <w:r>
          <w:rPr>
            <w:rFonts w:hint="eastAsia" w:eastAsia="SimSun"/>
            <w:lang w:val="en-US" w:eastAsia="zh-CN"/>
          </w:rPr>
          <w:t>ng the</w:t>
        </w:r>
      </w:ins>
      <w:ins w:id="303" w:author="WZK" w:date="2020-08-21T20:05:17Z">
        <w:r>
          <w:rPr>
            <w:rFonts w:hint="eastAsia" w:eastAsia="SimSun"/>
            <w:lang w:val="en-US" w:eastAsia="zh-CN"/>
          </w:rPr>
          <w:t xml:space="preserve"> effe</w:t>
        </w:r>
      </w:ins>
      <w:ins w:id="304" w:author="WZK" w:date="2020-08-21T20:05:18Z">
        <w:r>
          <w:rPr>
            <w:rFonts w:hint="eastAsia" w:eastAsia="SimSun"/>
            <w:lang w:val="en-US" w:eastAsia="zh-CN"/>
          </w:rPr>
          <w:t>c</w:t>
        </w:r>
      </w:ins>
      <w:ins w:id="305" w:author="WZK" w:date="2020-08-21T20:05:19Z">
        <w:r>
          <w:rPr>
            <w:rFonts w:hint="eastAsia" w:eastAsia="SimSun"/>
            <w:lang w:val="en-US" w:eastAsia="zh-CN"/>
          </w:rPr>
          <w:t xml:space="preserve">ts </w:t>
        </w:r>
      </w:ins>
      <w:ins w:id="306" w:author="WZK" w:date="2020-08-21T20:05:20Z">
        <w:r>
          <w:rPr>
            <w:rFonts w:hint="eastAsia" w:eastAsia="SimSun"/>
            <w:lang w:val="en-US" w:eastAsia="zh-CN"/>
          </w:rPr>
          <w:t xml:space="preserve">of </w:t>
        </w:r>
      </w:ins>
      <w:ins w:id="307" w:author="WZK" w:date="2020-08-21T20:05:21Z">
        <w:r>
          <w:rPr>
            <w:rFonts w:hint="eastAsia" w:eastAsia="SimSun"/>
            <w:lang w:val="en-US" w:eastAsia="zh-CN"/>
          </w:rPr>
          <w:t xml:space="preserve">the </w:t>
        </w:r>
      </w:ins>
      <w:ins w:id="308" w:author="WZK" w:date="2020-08-21T17:12:33Z">
        <w:r>
          <w:rPr>
            <w:rFonts w:hint="eastAsia" w:eastAsia="SimSun"/>
            <w:lang w:val="en-US" w:eastAsia="zh-CN"/>
          </w:rPr>
          <w:t>ba</w:t>
        </w:r>
      </w:ins>
      <w:ins w:id="309" w:author="WZK" w:date="2020-08-21T17:12:34Z">
        <w:r>
          <w:rPr>
            <w:rFonts w:hint="eastAsia" w:eastAsia="SimSun"/>
            <w:lang w:val="en-US" w:eastAsia="zh-CN"/>
          </w:rPr>
          <w:t>ckp</w:t>
        </w:r>
      </w:ins>
      <w:ins w:id="310" w:author="WZK" w:date="2020-08-21T17:12:35Z">
        <w:r>
          <w:rPr>
            <w:rFonts w:hint="eastAsia" w:eastAsia="SimSun"/>
            <w:lang w:val="en-US" w:eastAsia="zh-CN"/>
          </w:rPr>
          <w:t>ro</w:t>
        </w:r>
      </w:ins>
      <w:ins w:id="311" w:author="WZK" w:date="2020-08-21T17:12:36Z">
        <w:r>
          <w:rPr>
            <w:rFonts w:hint="eastAsia" w:eastAsia="SimSun"/>
            <w:lang w:val="en-US" w:eastAsia="zh-CN"/>
          </w:rPr>
          <w:t xml:space="preserve">pagation </w:t>
        </w:r>
      </w:ins>
      <w:ins w:id="312" w:author="WZK" w:date="2020-08-21T20:04:52Z">
        <w:r>
          <w:rPr>
            <w:rFonts w:hint="eastAsia" w:eastAsia="SimSun"/>
            <w:lang w:val="en-US" w:eastAsia="zh-CN"/>
          </w:rPr>
          <w:t>duri</w:t>
        </w:r>
      </w:ins>
      <w:ins w:id="313" w:author="WZK" w:date="2020-08-21T20:04:53Z">
        <w:r>
          <w:rPr>
            <w:rFonts w:hint="eastAsia" w:eastAsia="SimSun"/>
            <w:lang w:val="en-US" w:eastAsia="zh-CN"/>
          </w:rPr>
          <w:t xml:space="preserve">ng </w:t>
        </w:r>
      </w:ins>
      <w:ins w:id="314" w:author="WZK" w:date="2020-08-21T20:04:08Z">
        <w:r>
          <w:rPr>
            <w:rFonts w:hint="eastAsia" w:eastAsia="SimSun"/>
            <w:lang w:val="en-US" w:eastAsia="zh-CN"/>
          </w:rPr>
          <w:t>t</w:t>
        </w:r>
      </w:ins>
      <w:ins w:id="315" w:author="WZK" w:date="2020-08-21T17:10:42Z">
        <w:r>
          <w:rPr>
            <w:rFonts w:hint="eastAsia" w:eastAsia="SimSun"/>
            <w:lang w:val="en-US" w:eastAsia="zh-CN"/>
          </w:rPr>
          <w:t>h</w:t>
        </w:r>
      </w:ins>
      <w:ins w:id="316" w:author="WZK" w:date="2020-08-21T17:10:43Z">
        <w:r>
          <w:rPr>
            <w:rFonts w:hint="eastAsia" w:eastAsia="SimSun"/>
            <w:lang w:val="en-US" w:eastAsia="zh-CN"/>
          </w:rPr>
          <w:t>e trai</w:t>
        </w:r>
      </w:ins>
      <w:ins w:id="317" w:author="WZK" w:date="2020-08-21T17:10:45Z">
        <w:r>
          <w:rPr>
            <w:rFonts w:hint="eastAsia" w:eastAsia="SimSun"/>
            <w:lang w:val="en-US" w:eastAsia="zh-CN"/>
          </w:rPr>
          <w:t>ning</w:t>
        </w:r>
      </w:ins>
      <w:ins w:id="318" w:author="WZK" w:date="2020-08-21T17:10:14Z">
        <w:r>
          <w:rPr>
            <w:rFonts w:hint="eastAsia" w:eastAsia="SimSun"/>
            <w:lang w:val="en-US" w:eastAsia="zh-CN"/>
          </w:rPr>
          <w:t>.</w:t>
        </w:r>
      </w:ins>
      <w:del w:id="319" w:author="WZK" w:date="2020-08-21T20:05:38Z">
        <w:r>
          <w:rPr>
            <w:rFonts w:hint="eastAsia"/>
          </w:rPr>
          <w:delText xml:space="preserve"> and does not discuss the performance bottleneck in the training phase.</w:delText>
        </w:r>
      </w:del>
      <w:ins w:id="320" w:author="WZK" w:date="2020-08-21T17:11:30Z">
        <w:r>
          <w:rPr>
            <w:rFonts w:hint="eastAsia" w:eastAsia="SimSun"/>
            <w:lang w:val="en-US" w:eastAsia="zh-CN"/>
          </w:rPr>
          <w:t xml:space="preserve"> </w:t>
        </w:r>
      </w:ins>
    </w:p>
    <w:p>
      <w:pPr>
        <w:pStyle w:val="3"/>
        <w:rPr>
          <w:rFonts w:eastAsia="宋体"/>
          <w:lang w:eastAsia="zh-CN"/>
        </w:rPr>
      </w:pPr>
      <w:r>
        <w:rPr>
          <w:rFonts w:hint="eastAsia"/>
        </w:rPr>
        <w:t xml:space="preserve">To </w:t>
      </w:r>
      <w:del w:id="321" w:author="Dell" w:date="2020-08-19T16:08:00Z">
        <w:r>
          <w:rPr>
            <w:rFonts w:hint="eastAsia"/>
          </w:rPr>
          <w:delText xml:space="preserve">find out </w:delText>
        </w:r>
      </w:del>
      <w:ins w:id="322" w:author="Dell" w:date="2020-08-19T16:08:00Z">
        <w:r>
          <w:rPr/>
          <w:t xml:space="preserve">explore </w:t>
        </w:r>
      </w:ins>
      <w:r>
        <w:rPr>
          <w:rFonts w:hint="eastAsia"/>
        </w:rPr>
        <w:t xml:space="preserve">the </w:t>
      </w:r>
      <w:ins w:id="323" w:author="Dell" w:date="2020-08-19T16:08:00Z">
        <w:r>
          <w:rPr/>
          <w:t xml:space="preserve">essential </w:t>
        </w:r>
      </w:ins>
      <w:r>
        <w:rPr>
          <w:rFonts w:hint="eastAsia"/>
        </w:rPr>
        <w:t xml:space="preserve">performance bottleneck in the GNN training, we conduct </w:t>
      </w:r>
      <w:ins w:id="324" w:author="Dell" w:date="2020-08-19T16:09:00Z">
        <w:r>
          <w:rPr/>
          <w:t xml:space="preserve">a range of </w:t>
        </w:r>
      </w:ins>
      <w:r>
        <w:rPr>
          <w:rFonts w:hint="eastAsia"/>
        </w:rPr>
        <w:t xml:space="preserve">experimental analysis in </w:t>
      </w:r>
      <w:ins w:id="325" w:author="Dell" w:date="2020-08-19T16:09:00Z">
        <w:r>
          <w:rPr/>
          <w:t xml:space="preserve">deep in </w:t>
        </w:r>
      </w:ins>
      <w:r>
        <w:rPr>
          <w:rFonts w:hint="eastAsia"/>
        </w:rPr>
        <w:t xml:space="preserve">this work. </w:t>
      </w:r>
      <w:ins w:id="326" w:author="WZK" w:date="2020-08-21T17:16:47Z">
        <w:r>
          <w:rPr>
            <w:rFonts w:hint="eastAsia" w:eastAsia="SimSun"/>
            <w:lang w:val="en-US" w:eastAsia="zh-CN"/>
          </w:rPr>
          <w:t>W</w:t>
        </w:r>
      </w:ins>
      <w:ins w:id="327" w:author="WZK" w:date="2020-08-21T17:16:47Z">
        <w:r>
          <w:rPr>
            <w:rFonts w:hint="eastAsia"/>
          </w:rPr>
          <w:t xml:space="preserve">e focus on the efficiency </w:t>
        </w:r>
      </w:ins>
      <w:ins w:id="328" w:author="WZK" w:date="2020-08-21T20:23:33Z">
        <w:r>
          <w:rPr>
            <w:rFonts w:hint="eastAsia" w:eastAsia="SimSun"/>
            <w:lang w:val="en-US" w:eastAsia="zh-CN"/>
          </w:rPr>
          <w:t>b</w:t>
        </w:r>
      </w:ins>
      <w:ins w:id="329" w:author="WZK" w:date="2020-08-21T20:23:34Z">
        <w:r>
          <w:rPr>
            <w:rFonts w:hint="eastAsia" w:eastAsia="SimSun"/>
            <w:lang w:val="en-US" w:eastAsia="zh-CN"/>
          </w:rPr>
          <w:t>ottle</w:t>
        </w:r>
      </w:ins>
      <w:ins w:id="330" w:author="WZK" w:date="2020-08-21T20:23:35Z">
        <w:r>
          <w:rPr>
            <w:rFonts w:hint="eastAsia" w:eastAsia="SimSun"/>
            <w:lang w:val="en-US" w:eastAsia="zh-CN"/>
          </w:rPr>
          <w:t xml:space="preserve">neck </w:t>
        </w:r>
      </w:ins>
      <w:ins w:id="331" w:author="WZK" w:date="2020-08-21T17:16:47Z">
        <w:r>
          <w:rPr>
            <w:rFonts w:hint="eastAsia"/>
          </w:rPr>
          <w:t>of</w:t>
        </w:r>
      </w:ins>
      <w:ins w:id="332" w:author="WZK" w:date="2020-08-21T17:16:47Z">
        <w:r>
          <w:rPr>
            <w:rFonts w:hint="eastAsia" w:eastAsia="SimSun"/>
            <w:lang w:val="en-US" w:eastAsia="zh-CN"/>
          </w:rPr>
          <w:t xml:space="preserve"> </w:t>
        </w:r>
      </w:ins>
      <w:ins w:id="333" w:author="WZK" w:date="2020-08-21T17:16:47Z">
        <w:r>
          <w:rPr>
            <w:rFonts w:hint="eastAsia"/>
          </w:rPr>
          <w:t>GNN training instead of accuracy</w:t>
        </w:r>
      </w:ins>
      <w:ins w:id="334" w:author="WZK" w:date="2020-08-21T17:16:48Z">
        <w:r>
          <w:rPr>
            <w:rFonts w:hint="eastAsia" w:eastAsia="SimSun"/>
            <w:lang w:val="en-US" w:eastAsia="zh-CN"/>
          </w:rPr>
          <w:t xml:space="preserve">. </w:t>
        </w:r>
      </w:ins>
      <w:r>
        <w:rPr>
          <w:rFonts w:hint="eastAsia"/>
        </w:rPr>
        <w:t xml:space="preserve">We model the </w:t>
      </w:r>
      <w:del w:id="335" w:author="WZK" w:date="2020-08-21T17:15:20Z">
        <w:r>
          <w:rPr>
            <w:rFonts w:hint="eastAsia"/>
          </w:rPr>
          <w:delText xml:space="preserve">typical </w:delText>
        </w:r>
      </w:del>
      <w:r>
        <w:rPr>
          <w:rFonts w:hint="eastAsia"/>
        </w:rPr>
        <w:t>GNNs with the message-passing framework</w:t>
      </w:r>
      <w:ins w:id="336" w:author="WZK" w:date="2020-08-21T20:23:42Z">
        <w:r>
          <w:rPr>
            <w:rFonts w:hint="eastAsia" w:eastAsia="SimSun"/>
            <w:lang w:val="en-US" w:eastAsia="zh-CN"/>
          </w:rPr>
          <w:t xml:space="preserve"> that</w:t>
        </w:r>
      </w:ins>
      <w:ins w:id="337" w:author="WZK" w:date="2020-08-21T20:23:43Z">
        <w:r>
          <w:rPr>
            <w:rFonts w:hint="eastAsia" w:eastAsia="SimSun"/>
            <w:lang w:val="en-US" w:eastAsia="zh-CN"/>
          </w:rPr>
          <w:t xml:space="preserve"> </w:t>
        </w:r>
      </w:ins>
      <w:ins w:id="338" w:author="WZK" w:date="2020-08-21T20:23:46Z">
        <w:r>
          <w:rPr>
            <w:rFonts w:hint="eastAsia" w:eastAsia="SimSun"/>
            <w:lang w:val="en-US" w:eastAsia="zh-CN"/>
          </w:rPr>
          <w:t>d</w:t>
        </w:r>
      </w:ins>
      <w:del w:id="339" w:author="WZK" w:date="2020-08-21T20:23:45Z">
        <w:r>
          <w:rPr>
            <w:rFonts w:hint="eastAsia"/>
          </w:rPr>
          <w:delText>.</w:delText>
        </w:r>
      </w:del>
      <w:ins w:id="340" w:author="WZK" w:date="2020-08-21T17:16:25Z">
        <w:r>
          <w:rPr>
            <w:rFonts w:hint="eastAsia" w:eastAsia="SimSun"/>
            <w:lang w:val="en-US" w:eastAsia="zh-CN"/>
          </w:rPr>
          <w:t>ecomposes</w:t>
        </w:r>
      </w:ins>
      <w:ins w:id="341" w:author="WZK" w:date="2020-08-21T17:16:26Z">
        <w:r>
          <w:rPr>
            <w:rFonts w:hint="eastAsia" w:eastAsia="SimSun"/>
            <w:lang w:val="en-US" w:eastAsia="zh-CN"/>
          </w:rPr>
          <w:t xml:space="preserve"> </w:t>
        </w:r>
      </w:ins>
      <w:ins w:id="342" w:author="WZK" w:date="2020-08-21T17:16:14Z">
        <w:r>
          <w:rPr>
            <w:rFonts w:hint="eastAsia" w:eastAsia="SimSun"/>
            <w:lang w:val="en-US" w:eastAsia="zh-CN"/>
          </w:rPr>
          <w:t xml:space="preserve">a </w:t>
        </w:r>
      </w:ins>
      <w:ins w:id="343" w:author="WZK" w:date="2020-08-21T17:16:16Z">
        <w:r>
          <w:rPr>
            <w:rFonts w:hint="eastAsia" w:eastAsia="SimSun"/>
            <w:lang w:val="en-US" w:eastAsia="zh-CN"/>
          </w:rPr>
          <w:t>GNN lay</w:t>
        </w:r>
      </w:ins>
      <w:ins w:id="344" w:author="WZK" w:date="2020-08-21T17:16:17Z">
        <w:r>
          <w:rPr>
            <w:rFonts w:hint="eastAsia" w:eastAsia="SimSun"/>
            <w:lang w:val="en-US" w:eastAsia="zh-CN"/>
          </w:rPr>
          <w:t xml:space="preserve">er into </w:t>
        </w:r>
      </w:ins>
      <w:ins w:id="345" w:author="WZK" w:date="2020-08-21T17:16:21Z">
        <w:r>
          <w:rPr>
            <w:rFonts w:hint="eastAsia" w:eastAsia="SimSun"/>
            <w:lang w:val="en-US" w:eastAsia="zh-CN"/>
          </w:rPr>
          <w:t xml:space="preserve">two </w:t>
        </w:r>
      </w:ins>
      <w:ins w:id="346" w:author="WZK" w:date="2020-08-21T17:16:22Z">
        <w:r>
          <w:rPr>
            <w:rFonts w:hint="eastAsia" w:eastAsia="SimSun"/>
            <w:lang w:val="en-US" w:eastAsia="zh-CN"/>
          </w:rPr>
          <w:t>parts</w:t>
        </w:r>
      </w:ins>
      <w:ins w:id="347" w:author="WZK" w:date="2020-08-21T17:16:29Z">
        <w:r>
          <w:rPr>
            <w:rFonts w:hint="eastAsia" w:eastAsia="SimSun"/>
            <w:lang w:val="en-US" w:eastAsia="zh-CN"/>
          </w:rPr>
          <w:t>: the ve</w:t>
        </w:r>
      </w:ins>
      <w:ins w:id="348" w:author="WZK" w:date="2020-08-21T17:16:30Z">
        <w:r>
          <w:rPr>
            <w:rFonts w:hint="eastAsia" w:eastAsia="SimSun"/>
            <w:lang w:val="en-US" w:eastAsia="zh-CN"/>
          </w:rPr>
          <w:t>rtex c</w:t>
        </w:r>
      </w:ins>
      <w:ins w:id="349" w:author="WZK" w:date="2020-08-21T17:16:31Z">
        <w:r>
          <w:rPr>
            <w:rFonts w:hint="eastAsia" w:eastAsia="SimSun"/>
            <w:lang w:val="en-US" w:eastAsia="zh-CN"/>
          </w:rPr>
          <w:t>alculatio</w:t>
        </w:r>
      </w:ins>
      <w:ins w:id="350" w:author="WZK" w:date="2020-08-21T17:16:32Z">
        <w:r>
          <w:rPr>
            <w:rFonts w:hint="eastAsia" w:eastAsia="SimSun"/>
            <w:lang w:val="en-US" w:eastAsia="zh-CN"/>
          </w:rPr>
          <w:t xml:space="preserve">n and the </w:t>
        </w:r>
      </w:ins>
      <w:ins w:id="351" w:author="WZK" w:date="2020-08-21T17:16:33Z">
        <w:r>
          <w:rPr>
            <w:rFonts w:hint="eastAsia" w:eastAsia="SimSun"/>
            <w:lang w:val="en-US" w:eastAsia="zh-CN"/>
          </w:rPr>
          <w:t>edge cal</w:t>
        </w:r>
      </w:ins>
      <w:ins w:id="352" w:author="WZK" w:date="2020-08-21T17:16:34Z">
        <w:r>
          <w:rPr>
            <w:rFonts w:hint="eastAsia" w:eastAsia="SimSun"/>
            <w:lang w:val="en-US" w:eastAsia="zh-CN"/>
          </w:rPr>
          <w:t>culation</w:t>
        </w:r>
      </w:ins>
      <w:ins w:id="353" w:author="WZK" w:date="2020-08-21T17:16:35Z">
        <w:r>
          <w:rPr>
            <w:rFonts w:hint="eastAsia" w:eastAsia="SimSun"/>
            <w:lang w:val="en-US" w:eastAsia="zh-CN"/>
          </w:rPr>
          <w:t>.</w:t>
        </w:r>
      </w:ins>
      <w:r>
        <w:rPr>
          <w:rFonts w:hint="eastAsia"/>
        </w:rPr>
        <w:t xml:space="preserve"> </w:t>
      </w:r>
      <w:del w:id="354" w:author="WZK" w:date="2020-08-21T17:16:45Z">
        <w:r>
          <w:rPr>
            <w:rFonts w:hint="eastAsia"/>
          </w:rPr>
          <w:delText xml:space="preserve">Since we focus on the efficiency issue of GNN training instead of </w:delText>
        </w:r>
      </w:del>
      <w:ins w:id="355" w:author="Dell" w:date="2020-08-19T16:30:00Z">
        <w:del w:id="356" w:author="WZK" w:date="2020-08-21T17:16:45Z">
          <w:r>
            <w:rPr/>
            <w:delText xml:space="preserve">the </w:delText>
          </w:r>
        </w:del>
      </w:ins>
      <w:del w:id="357" w:author="WZK" w:date="2020-08-21T17:16:45Z">
        <w:r>
          <w:rPr>
            <w:rFonts w:hint="eastAsia"/>
          </w:rPr>
          <w:delText>accuracy</w:delText>
        </w:r>
      </w:del>
      <w:del w:id="358" w:author="WZK" w:date="2020-08-21T17:15:41Z">
        <w:r>
          <w:rPr>
            <w:rFonts w:hint="eastAsia"/>
          </w:rPr>
          <w:delText>,</w:delText>
        </w:r>
      </w:del>
      <w:r>
        <w:rPr>
          <w:rFonts w:hint="eastAsia"/>
        </w:rPr>
        <w:t xml:space="preserve"> </w:t>
      </w:r>
      <w:del w:id="359" w:author="WZK" w:date="2020-08-21T17:16:54Z">
        <w:r>
          <w:rPr>
            <w:rFonts w:hint="default"/>
            <w:lang w:val="en-US"/>
          </w:rPr>
          <w:delText xml:space="preserve">we </w:delText>
        </w:r>
      </w:del>
      <w:ins w:id="360" w:author="WZK" w:date="2020-08-21T17:16:55Z">
        <w:r>
          <w:rPr>
            <w:rFonts w:hint="eastAsia" w:eastAsia="SimSun"/>
            <w:lang w:val="en-US" w:eastAsia="zh-CN"/>
          </w:rPr>
          <w:t>Acco</w:t>
        </w:r>
      </w:ins>
      <w:ins w:id="361" w:author="WZK" w:date="2020-08-21T17:16:56Z">
        <w:r>
          <w:rPr>
            <w:rFonts w:hint="eastAsia" w:eastAsia="SimSun"/>
            <w:lang w:val="en-US" w:eastAsia="zh-CN"/>
          </w:rPr>
          <w:t xml:space="preserve">rding </w:t>
        </w:r>
      </w:ins>
      <w:ins w:id="362" w:author="WZK" w:date="2020-08-21T17:16:57Z">
        <w:r>
          <w:rPr>
            <w:rFonts w:hint="eastAsia" w:eastAsia="SimSun"/>
            <w:lang w:val="en-US" w:eastAsia="zh-CN"/>
          </w:rPr>
          <w:t xml:space="preserve">to </w:t>
        </w:r>
      </w:ins>
      <w:ins w:id="363" w:author="WZK" w:date="2020-08-21T17:19:15Z">
        <w:r>
          <w:rPr>
            <w:rFonts w:hint="eastAsia" w:eastAsia="SimSun"/>
            <w:lang w:val="en-US" w:eastAsia="zh-CN"/>
          </w:rPr>
          <w:t>t</w:t>
        </w:r>
      </w:ins>
      <w:ins w:id="364" w:author="WZK" w:date="2020-08-21T17:19:16Z">
        <w:r>
          <w:rPr>
            <w:rFonts w:hint="eastAsia" w:eastAsia="SimSun"/>
            <w:lang w:val="en-US" w:eastAsia="zh-CN"/>
          </w:rPr>
          <w:t>he</w:t>
        </w:r>
      </w:ins>
      <w:ins w:id="365" w:author="WZK" w:date="2020-08-21T17:19:01Z">
        <w:r>
          <w:rPr>
            <w:rFonts w:hint="eastAsia" w:eastAsia="SimSun"/>
            <w:lang w:val="en-US" w:eastAsia="zh-CN"/>
          </w:rPr>
          <w:t xml:space="preserve"> </w:t>
        </w:r>
      </w:ins>
      <w:ins w:id="366" w:author="WZK" w:date="2020-08-21T17:17:02Z">
        <w:r>
          <w:rPr>
            <w:rFonts w:hint="eastAsia" w:eastAsia="SimSun"/>
            <w:lang w:val="en-US" w:eastAsia="zh-CN"/>
          </w:rPr>
          <w:t>ti</w:t>
        </w:r>
      </w:ins>
      <w:ins w:id="367" w:author="WZK" w:date="2020-08-21T17:17:03Z">
        <w:r>
          <w:rPr>
            <w:rFonts w:hint="eastAsia" w:eastAsia="SimSun"/>
            <w:lang w:val="en-US" w:eastAsia="zh-CN"/>
          </w:rPr>
          <w:t xml:space="preserve">me </w:t>
        </w:r>
      </w:ins>
      <w:ins w:id="368" w:author="WZK" w:date="2020-08-21T17:16:58Z">
        <w:r>
          <w:rPr>
            <w:rFonts w:hint="eastAsia" w:eastAsia="SimSun"/>
            <w:lang w:val="en-US" w:eastAsia="zh-CN"/>
          </w:rPr>
          <w:t>comple</w:t>
        </w:r>
      </w:ins>
      <w:ins w:id="369" w:author="WZK" w:date="2020-08-21T17:16:59Z">
        <w:r>
          <w:rPr>
            <w:rFonts w:hint="eastAsia" w:eastAsia="SimSun"/>
            <w:lang w:val="en-US" w:eastAsia="zh-CN"/>
          </w:rPr>
          <w:t>xity</w:t>
        </w:r>
      </w:ins>
      <w:ins w:id="370" w:author="WZK" w:date="2020-08-21T17:19:18Z">
        <w:r>
          <w:rPr>
            <w:rFonts w:hint="eastAsia" w:eastAsia="SimSun"/>
            <w:lang w:val="en-US" w:eastAsia="zh-CN"/>
          </w:rPr>
          <w:t xml:space="preserve"> </w:t>
        </w:r>
      </w:ins>
      <w:ins w:id="371" w:author="WZK" w:date="2020-08-21T17:17:05Z">
        <w:r>
          <w:rPr>
            <w:rFonts w:hint="eastAsia" w:eastAsia="SimSun"/>
            <w:lang w:val="en-US" w:eastAsia="zh-CN"/>
          </w:rPr>
          <w:t>of</w:t>
        </w:r>
      </w:ins>
      <w:ins w:id="372" w:author="WZK" w:date="2020-08-21T17:17:06Z">
        <w:r>
          <w:rPr>
            <w:rFonts w:hint="eastAsia" w:eastAsia="SimSun"/>
            <w:lang w:val="en-US" w:eastAsia="zh-CN"/>
          </w:rPr>
          <w:t xml:space="preserve"> the two </w:t>
        </w:r>
      </w:ins>
      <w:ins w:id="373" w:author="WZK" w:date="2020-08-21T17:17:07Z">
        <w:r>
          <w:rPr>
            <w:rFonts w:hint="eastAsia" w:eastAsia="SimSun"/>
            <w:lang w:val="en-US" w:eastAsia="zh-CN"/>
          </w:rPr>
          <w:t>parts, we</w:t>
        </w:r>
      </w:ins>
      <w:ins w:id="374" w:author="WZK" w:date="2020-08-21T17:16:59Z">
        <w:r>
          <w:rPr>
            <w:rFonts w:hint="eastAsia" w:eastAsia="SimSun"/>
            <w:lang w:val="en-US" w:eastAsia="zh-CN"/>
          </w:rPr>
          <w:t xml:space="preserve"> </w:t>
        </w:r>
      </w:ins>
      <w:r>
        <w:rPr>
          <w:rFonts w:hint="eastAsia"/>
        </w:rPr>
        <w:t>classify the typical GNNs into four quadrants</w:t>
      </w:r>
      <w:ins w:id="375" w:author="WZK" w:date="2020-08-21T17:17:29Z">
        <w:r>
          <w:rPr>
            <w:rFonts w:hint="eastAsia" w:eastAsia="SimSun"/>
            <w:lang w:val="en-US" w:eastAsia="zh-CN"/>
          </w:rPr>
          <w:t xml:space="preserve"> </w:t>
        </w:r>
      </w:ins>
      <w:ins w:id="376" w:author="WZK" w:date="2020-08-21T17:17:30Z">
        <w:r>
          <w:rPr>
            <w:rFonts w:hint="eastAsia" w:eastAsia="SimSun"/>
            <w:lang w:val="en-US" w:eastAsia="zh-CN"/>
          </w:rPr>
          <w:t>(</w:t>
        </w:r>
      </w:ins>
      <w:ins w:id="377" w:author="WZK" w:date="2020-08-21T17:17:32Z">
        <w:r>
          <w:rPr>
            <w:rFonts w:hint="eastAsia" w:eastAsia="SimSun"/>
            <w:lang w:val="en-US" w:eastAsia="zh-CN"/>
          </w:rPr>
          <w:t>{</w:t>
        </w:r>
      </w:ins>
      <w:ins w:id="378" w:author="WZK" w:date="2020-08-21T17:17:33Z">
        <w:r>
          <w:rPr>
            <w:rFonts w:hint="eastAsia" w:eastAsia="SimSun"/>
            <w:lang w:val="en-US" w:eastAsia="zh-CN"/>
          </w:rPr>
          <w:t>hi</w:t>
        </w:r>
      </w:ins>
      <w:ins w:id="379" w:author="WZK" w:date="2020-08-21T17:17:34Z">
        <w:r>
          <w:rPr>
            <w:rFonts w:hint="eastAsia" w:eastAsia="SimSun"/>
            <w:lang w:val="en-US" w:eastAsia="zh-CN"/>
          </w:rPr>
          <w:t>gh, low</w:t>
        </w:r>
      </w:ins>
      <w:ins w:id="380" w:author="WZK" w:date="2020-08-21T17:17:32Z">
        <w:r>
          <w:rPr>
            <w:rFonts w:hint="eastAsia" w:eastAsia="SimSun"/>
            <w:lang w:val="en-US" w:eastAsia="zh-CN"/>
          </w:rPr>
          <w:t>}</w:t>
        </w:r>
      </w:ins>
      <w:ins w:id="381" w:author="WZK" w:date="2020-08-21T17:19:25Z">
        <w:r>
          <w:rPr>
            <w:rFonts w:hint="eastAsia" w:eastAsia="SimSun"/>
            <w:lang w:val="en-US" w:eastAsia="zh-CN"/>
          </w:rPr>
          <w:t xml:space="preserve"> com</w:t>
        </w:r>
      </w:ins>
      <w:ins w:id="382" w:author="WZK" w:date="2020-08-21T17:19:26Z">
        <w:r>
          <w:rPr>
            <w:rFonts w:hint="eastAsia" w:eastAsia="SimSun"/>
            <w:lang w:val="en-US" w:eastAsia="zh-CN"/>
          </w:rPr>
          <w:t>plexi</w:t>
        </w:r>
      </w:ins>
      <w:ins w:id="383" w:author="WZK" w:date="2020-08-21T17:19:27Z">
        <w:r>
          <w:rPr>
            <w:rFonts w:hint="eastAsia" w:eastAsia="SimSun"/>
            <w:lang w:val="en-US" w:eastAsia="zh-CN"/>
          </w:rPr>
          <w:t>ty</w:t>
        </w:r>
      </w:ins>
      <w:ins w:id="384" w:author="WZK" w:date="2020-08-21T17:17:36Z">
        <w:r>
          <w:rPr>
            <w:rFonts w:hint="eastAsia" w:eastAsia="SimSun"/>
            <w:lang w:val="en-US" w:eastAsia="zh-CN"/>
          </w:rPr>
          <w:t xml:space="preserve"> </w:t>
        </w:r>
      </w:ins>
      <w:ins w:id="385" w:author="WZK" w:date="2020-08-21T17:17:38Z">
        <w:r>
          <w:rPr>
            <w:rFonts w:hint="eastAsia" w:eastAsia="SimSun"/>
            <w:lang w:val="en-US" w:eastAsia="zh-CN"/>
          </w:rPr>
          <w:t>$\ti</w:t>
        </w:r>
      </w:ins>
      <w:ins w:id="386" w:author="WZK" w:date="2020-08-21T17:17:39Z">
        <w:r>
          <w:rPr>
            <w:rFonts w:hint="eastAsia" w:eastAsia="SimSun"/>
            <w:lang w:val="en-US" w:eastAsia="zh-CN"/>
          </w:rPr>
          <w:t xml:space="preserve">mes$ </w:t>
        </w:r>
      </w:ins>
      <w:ins w:id="387" w:author="WZK" w:date="2020-08-21T17:17:40Z">
        <w:r>
          <w:rPr>
            <w:rFonts w:hint="eastAsia" w:eastAsia="SimSun"/>
            <w:lang w:val="en-US" w:eastAsia="zh-CN"/>
          </w:rPr>
          <w:t>{</w:t>
        </w:r>
      </w:ins>
      <w:ins w:id="388" w:author="WZK" w:date="2020-08-21T17:17:42Z">
        <w:r>
          <w:rPr>
            <w:rFonts w:hint="eastAsia" w:eastAsia="SimSun"/>
            <w:lang w:val="en-US" w:eastAsia="zh-CN"/>
          </w:rPr>
          <w:t>vertex</w:t>
        </w:r>
      </w:ins>
      <w:ins w:id="389" w:author="WZK" w:date="2020-08-21T17:17:45Z">
        <w:r>
          <w:rPr>
            <w:rFonts w:hint="eastAsia" w:eastAsia="SimSun"/>
            <w:lang w:val="en-US" w:eastAsia="zh-CN"/>
          </w:rPr>
          <w:t>, edg</w:t>
        </w:r>
      </w:ins>
      <w:ins w:id="390" w:author="WZK" w:date="2020-08-21T17:17:46Z">
        <w:r>
          <w:rPr>
            <w:rFonts w:hint="eastAsia" w:eastAsia="SimSun"/>
            <w:lang w:val="en-US" w:eastAsia="zh-CN"/>
          </w:rPr>
          <w:t>e</w:t>
        </w:r>
      </w:ins>
      <w:ins w:id="391" w:author="WZK" w:date="2020-08-21T17:17:40Z">
        <w:r>
          <w:rPr>
            <w:rFonts w:hint="eastAsia" w:eastAsia="SimSun"/>
            <w:lang w:val="en-US" w:eastAsia="zh-CN"/>
          </w:rPr>
          <w:t>}</w:t>
        </w:r>
      </w:ins>
      <w:ins w:id="392" w:author="WZK" w:date="2020-08-21T17:17:46Z">
        <w:r>
          <w:rPr>
            <w:rFonts w:hint="eastAsia" w:eastAsia="SimSun"/>
            <w:lang w:val="en-US" w:eastAsia="zh-CN"/>
          </w:rPr>
          <w:t xml:space="preserve"> c</w:t>
        </w:r>
      </w:ins>
      <w:ins w:id="393" w:author="WZK" w:date="2020-08-21T17:17:47Z">
        <w:r>
          <w:rPr>
            <w:rFonts w:hint="eastAsia" w:eastAsia="SimSun"/>
            <w:lang w:val="en-US" w:eastAsia="zh-CN"/>
          </w:rPr>
          <w:t>alculation</w:t>
        </w:r>
      </w:ins>
      <w:ins w:id="394" w:author="WZK" w:date="2020-08-21T17:17:30Z">
        <w:r>
          <w:rPr>
            <w:rFonts w:hint="eastAsia" w:eastAsia="SimSun"/>
            <w:lang w:val="en-US" w:eastAsia="zh-CN"/>
          </w:rPr>
          <w:t>)</w:t>
        </w:r>
      </w:ins>
      <w:del w:id="395" w:author="WZK" w:date="2020-08-21T17:17:14Z">
        <w:r>
          <w:rPr>
            <w:rFonts w:hint="eastAsia" w:eastAsia="宋体"/>
            <w:lang w:eastAsia="zh-CN"/>
          </w:rPr>
          <w:delText xml:space="preserve"> </w:delText>
        </w:r>
      </w:del>
      <w:del w:id="396" w:author="WZK" w:date="2020-08-21T17:17:13Z">
        <w:r>
          <w:rPr>
            <w:rFonts w:hint="eastAsia" w:eastAsia="宋体"/>
            <w:lang w:eastAsia="zh-CN"/>
          </w:rPr>
          <w:delText>according to their vertex and edge calculation time complexity</w:delText>
        </w:r>
      </w:del>
      <w:r>
        <w:rPr>
          <w:rFonts w:hint="eastAsia" w:eastAsia="宋体"/>
          <w:lang w:eastAsia="zh-CN"/>
        </w:rPr>
        <w:t xml:space="preserve">. We </w:t>
      </w:r>
      <w:del w:id="397" w:author="Dell" w:date="2020-08-19T16:30:00Z">
        <w:r>
          <w:rPr>
            <w:rFonts w:hint="eastAsia" w:eastAsia="宋体"/>
            <w:lang w:eastAsia="zh-CN"/>
          </w:rPr>
          <w:delText xml:space="preserve">pick </w:delText>
        </w:r>
      </w:del>
      <w:ins w:id="398"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[6]</w:t>
      </w:r>
      <w:ins w:id="399" w:author="WZK" w:date="2020-08-21T20:06:49Z">
        <w:r>
          <w:rPr>
            <w:rFonts w:hint="eastAsia" w:eastAsia="宋体"/>
            <w:lang w:val="en-US" w:eastAsia="zh-CN"/>
          </w:rPr>
          <w:t>,</w:t>
        </w:r>
      </w:ins>
      <w:r>
        <w:rPr>
          <w:rFonts w:hint="eastAsia" w:eastAsia="宋体"/>
          <w:lang w:eastAsia="zh-CN"/>
        </w:rPr>
        <w:t xml:space="preserve"> and GaAN [7] as representative GNNs </w:t>
      </w:r>
      <w:del w:id="400" w:author="WZK" w:date="2020-08-21T17:19:52Z">
        <w:r>
          <w:rPr>
            <w:rFonts w:hint="default" w:eastAsia="宋体"/>
            <w:lang w:val="en-US" w:eastAsia="zh-CN"/>
          </w:rPr>
          <w:delText xml:space="preserve">with </w:delText>
        </w:r>
      </w:del>
      <w:ins w:id="401" w:author="WZK" w:date="2020-08-21T17:19:52Z">
        <w:r>
          <w:rPr>
            <w:rFonts w:hint="eastAsia" w:eastAsia="宋体"/>
            <w:lang w:val="en-US" w:eastAsia="zh-CN"/>
          </w:rPr>
          <w:t xml:space="preserve">of </w:t>
        </w:r>
      </w:ins>
      <w:ins w:id="402" w:author="WZK" w:date="2020-08-21T17:19:53Z">
        <w:r>
          <w:rPr>
            <w:rFonts w:hint="eastAsia" w:eastAsia="宋体"/>
            <w:lang w:val="en-US" w:eastAsia="zh-CN"/>
          </w:rPr>
          <w:t>the f</w:t>
        </w:r>
      </w:ins>
      <w:ins w:id="403" w:author="WZK" w:date="2020-08-21T17:19:54Z">
        <w:r>
          <w:rPr>
            <w:rFonts w:hint="eastAsia" w:eastAsia="宋体"/>
            <w:lang w:val="en-US" w:eastAsia="zh-CN"/>
          </w:rPr>
          <w:t>our</w:t>
        </w:r>
      </w:ins>
      <w:ins w:id="404" w:author="WZK" w:date="2020-08-21T17:19:39Z">
        <w:r>
          <w:rPr>
            <w:rFonts w:hint="eastAsia" w:eastAsia="宋体"/>
            <w:lang w:val="en-US" w:eastAsia="zh-CN"/>
          </w:rPr>
          <w:t xml:space="preserve"> </w:t>
        </w:r>
      </w:ins>
      <w:ins w:id="405" w:author="WZK" w:date="2020-08-21T17:19:40Z">
        <w:r>
          <w:rPr>
            <w:rFonts w:hint="eastAsia" w:eastAsia="宋体"/>
            <w:lang w:val="en-US" w:eastAsia="zh-CN"/>
          </w:rPr>
          <w:t>quad</w:t>
        </w:r>
      </w:ins>
      <w:ins w:id="406" w:author="WZK" w:date="2020-08-21T17:19:41Z">
        <w:r>
          <w:rPr>
            <w:rFonts w:hint="eastAsia" w:eastAsia="宋体"/>
            <w:lang w:val="en-US" w:eastAsia="zh-CN"/>
          </w:rPr>
          <w:t>rants</w:t>
        </w:r>
      </w:ins>
      <w:del w:id="407" w:author="WZK" w:date="2020-08-21T17:19:45Z">
        <w:r>
          <w:rPr>
            <w:rFonts w:hint="eastAsia" w:eastAsia="宋体"/>
            <w:lang w:eastAsia="zh-CN"/>
          </w:rPr>
          <w:delText>different edge/vertex calculation complexities</w:delText>
        </w:r>
      </w:del>
      <w:r>
        <w:rPr>
          <w:rFonts w:hint="eastAsia" w:eastAsia="宋体"/>
          <w:lang w:eastAsia="zh-CN"/>
        </w:rPr>
        <w:t xml:space="preserve">. We implement them with PyG and evaluate their efficiency with six real-world datasets on GPU. </w:t>
      </w:r>
      <w:ins w:id="408" w:author="WZK" w:date="2020-08-21T20:07:30Z">
        <w:r>
          <w:rPr>
            <w:rFonts w:hint="eastAsia" w:eastAsia="宋体"/>
            <w:lang w:val="en-US" w:eastAsia="zh-CN"/>
          </w:rPr>
          <w:t>The exper</w:t>
        </w:r>
      </w:ins>
      <w:ins w:id="409" w:author="WZK" w:date="2020-08-21T20:07:31Z">
        <w:r>
          <w:rPr>
            <w:rFonts w:hint="eastAsia" w:eastAsia="宋体"/>
            <w:lang w:val="en-US" w:eastAsia="zh-CN"/>
          </w:rPr>
          <w:t>imental res</w:t>
        </w:r>
      </w:ins>
      <w:ins w:id="410" w:author="WZK" w:date="2020-08-21T20:07:32Z">
        <w:r>
          <w:rPr>
            <w:rFonts w:hint="eastAsia" w:eastAsia="宋体"/>
            <w:lang w:val="en-US" w:eastAsia="zh-CN"/>
          </w:rPr>
          <w:t>ults</w:t>
        </w:r>
      </w:ins>
      <w:ins w:id="411" w:author="WZK" w:date="2020-08-21T17:21:22Z">
        <w:r>
          <w:rPr>
            <w:rFonts w:hint="eastAsia" w:eastAsia="宋体"/>
            <w:lang w:val="en-US" w:eastAsia="zh-CN"/>
          </w:rPr>
          <w:t xml:space="preserve"> </w:t>
        </w:r>
      </w:ins>
      <w:ins w:id="412" w:author="WZK" w:date="2020-08-21T17:21:27Z">
        <w:r>
          <w:rPr>
            <w:rFonts w:hint="eastAsia" w:eastAsia="宋体"/>
            <w:lang w:val="en-US" w:eastAsia="zh-CN"/>
          </w:rPr>
          <w:t>ver</w:t>
        </w:r>
      </w:ins>
      <w:ins w:id="413" w:author="WZK" w:date="2020-08-21T17:21:28Z">
        <w:r>
          <w:rPr>
            <w:rFonts w:hint="eastAsia" w:eastAsia="宋体"/>
            <w:lang w:val="en-US" w:eastAsia="zh-CN"/>
          </w:rPr>
          <w:t>if</w:t>
        </w:r>
      </w:ins>
      <w:ins w:id="414" w:author="WZK" w:date="2020-08-21T17:21:56Z">
        <w:r>
          <w:rPr>
            <w:rFonts w:hint="eastAsia" w:eastAsia="宋体"/>
            <w:lang w:val="en-US" w:eastAsia="zh-CN"/>
          </w:rPr>
          <w:t xml:space="preserve">y </w:t>
        </w:r>
      </w:ins>
      <w:del w:id="415" w:author="WZK" w:date="2020-08-21T17:21:29Z">
        <w:r>
          <w:rPr>
            <w:rFonts w:hint="eastAsia" w:eastAsia="宋体"/>
            <w:lang w:eastAsia="zh-CN"/>
          </w:rPr>
          <w:delText>We verify t</w:delText>
        </w:r>
      </w:del>
      <w:ins w:id="416" w:author="Dell" w:date="2020-08-19T16:31:00Z">
        <w:del w:id="417" w:author="WZK" w:date="2020-08-21T17:21:29Z">
          <w:r>
            <w:rPr>
              <w:rFonts w:eastAsia="宋体"/>
              <w:lang w:eastAsia="zh-CN"/>
            </w:rPr>
            <w:delText>T</w:delText>
          </w:r>
        </w:del>
      </w:ins>
      <w:ins w:id="418" w:author="WZK" w:date="2020-08-21T17:21:30Z">
        <w:r>
          <w:rPr>
            <w:rFonts w:hint="eastAsia" w:eastAsia="宋体"/>
            <w:lang w:val="en-US" w:eastAsia="zh-CN"/>
          </w:rPr>
          <w:t>t</w:t>
        </w:r>
      </w:ins>
      <w:r>
        <w:rPr>
          <w:rFonts w:hint="eastAsia" w:eastAsia="宋体"/>
          <w:lang w:eastAsia="zh-CN"/>
        </w:rPr>
        <w:t xml:space="preserve">he correctness of </w:t>
      </w:r>
      <w:del w:id="419" w:author="WZK" w:date="2020-08-21T17:21:35Z">
        <w:r>
          <w:rPr>
            <w:rFonts w:hint="default" w:eastAsia="宋体"/>
            <w:lang w:val="en-US" w:eastAsia="zh-CN"/>
          </w:rPr>
          <w:delText>the</w:delText>
        </w:r>
      </w:del>
      <w:ins w:id="420" w:author="WZK" w:date="2020-08-21T17:21:35Z">
        <w:r>
          <w:rPr>
            <w:rFonts w:hint="eastAsia" w:eastAsia="宋体"/>
            <w:lang w:val="en-US" w:eastAsia="zh-CN"/>
          </w:rPr>
          <w:t>our</w:t>
        </w:r>
      </w:ins>
      <w:r>
        <w:rPr>
          <w:rFonts w:hint="eastAsia" w:eastAsia="宋体"/>
          <w:lang w:eastAsia="zh-CN"/>
        </w:rPr>
        <w:t xml:space="preserve"> </w:t>
      </w:r>
      <w:ins w:id="421" w:author="WZK" w:date="2020-08-21T17:20:09Z">
        <w:r>
          <w:rPr>
            <w:rFonts w:hint="eastAsia" w:eastAsia="宋体"/>
            <w:lang w:val="en-US" w:eastAsia="zh-CN"/>
          </w:rPr>
          <w:t>tim</w:t>
        </w:r>
      </w:ins>
      <w:ins w:id="422" w:author="WZK" w:date="2020-08-21T17:20:10Z">
        <w:r>
          <w:rPr>
            <w:rFonts w:hint="eastAsia" w:eastAsia="宋体"/>
            <w:lang w:val="en-US" w:eastAsia="zh-CN"/>
          </w:rPr>
          <w:t xml:space="preserve">e </w:t>
        </w:r>
      </w:ins>
      <w:r>
        <w:rPr>
          <w:rFonts w:hint="eastAsia" w:eastAsia="宋体"/>
          <w:lang w:eastAsia="zh-CN"/>
        </w:rPr>
        <w:t>complexity analysis</w:t>
      </w:r>
      <w:del w:id="423" w:author="WZK" w:date="2020-08-21T17:21:44Z">
        <w:r>
          <w:rPr>
            <w:rFonts w:hint="eastAsia" w:eastAsia="宋体"/>
            <w:lang w:eastAsia="zh-CN"/>
          </w:rPr>
          <w:delText xml:space="preserve"> </w:delText>
        </w:r>
      </w:del>
      <w:ins w:id="424" w:author="Dell" w:date="2020-08-19T16:31:00Z">
        <w:del w:id="425" w:author="WZK" w:date="2020-08-21T17:21:43Z">
          <w:r>
            <w:rPr>
              <w:rFonts w:hint="eastAsia" w:eastAsia="宋体"/>
              <w:lang w:eastAsia="zh-CN"/>
            </w:rPr>
            <w:delText>is</w:delText>
          </w:r>
        </w:del>
      </w:ins>
      <w:ins w:id="426" w:author="Dell" w:date="2020-08-19T16:31:00Z">
        <w:del w:id="427" w:author="WZK" w:date="2020-08-21T17:21:43Z">
          <w:r>
            <w:rPr>
              <w:rFonts w:eastAsia="宋体"/>
              <w:lang w:eastAsia="zh-CN"/>
            </w:rPr>
            <w:delText xml:space="preserve"> </w:delText>
          </w:r>
        </w:del>
      </w:ins>
      <w:ins w:id="428" w:author="Dell" w:date="2020-08-19T16:31:00Z">
        <w:del w:id="429" w:author="WZK" w:date="2020-08-21T17:21:43Z">
          <w:r>
            <w:rPr>
              <w:rFonts w:hint="eastAsia" w:eastAsia="宋体"/>
              <w:lang w:eastAsia="zh-CN"/>
            </w:rPr>
            <w:delText>verif</w:delText>
          </w:r>
        </w:del>
      </w:ins>
      <w:ins w:id="430" w:author="Dell" w:date="2020-08-19T16:31:00Z">
        <w:del w:id="431" w:author="WZK" w:date="2020-08-21T17:21:43Z">
          <w:r>
            <w:rPr>
              <w:rFonts w:eastAsia="宋体"/>
              <w:lang w:eastAsia="zh-CN"/>
            </w:rPr>
            <w:delText xml:space="preserve">ied </w:delText>
          </w:r>
        </w:del>
      </w:ins>
      <w:del w:id="432" w:author="WZK" w:date="2020-08-21T17:21:43Z">
        <w:r>
          <w:rPr>
            <w:rFonts w:hint="eastAsia" w:eastAsia="宋体"/>
            <w:lang w:eastAsia="zh-CN"/>
          </w:rPr>
          <w:delText>by measuring the effects of the hyper-parameters on the training time and memory usage</w:delText>
        </w:r>
      </w:del>
      <w:r>
        <w:rPr>
          <w:rFonts w:hint="eastAsia" w:eastAsia="宋体"/>
          <w:lang w:eastAsia="zh-CN"/>
        </w:rPr>
        <w:t xml:space="preserve">. We </w:t>
      </w:r>
      <w:del w:id="433" w:author="Dell" w:date="2020-08-19T16:32:00Z">
        <w:r>
          <w:rPr>
            <w:rFonts w:hint="eastAsia" w:eastAsia="宋体"/>
            <w:lang w:eastAsia="zh-CN"/>
          </w:rPr>
          <w:delText xml:space="preserve">find out </w:delText>
        </w:r>
      </w:del>
      <w:ins w:id="434" w:author="Dell" w:date="2020-08-19T16:32:00Z">
        <w:r>
          <w:rPr>
            <w:rFonts w:eastAsia="宋体"/>
            <w:lang w:eastAsia="zh-CN"/>
          </w:rPr>
          <w:t xml:space="preserve">identify </w:t>
        </w:r>
      </w:ins>
      <w:r>
        <w:rPr>
          <w:rFonts w:hint="eastAsia" w:eastAsia="宋体"/>
          <w:lang w:eastAsia="zh-CN"/>
        </w:rPr>
        <w:t xml:space="preserve">the most time-consuming stage in </w:t>
      </w:r>
      <w:ins w:id="435" w:author="WZK" w:date="2020-08-21T17:22:05Z">
        <w:r>
          <w:rPr>
            <w:rFonts w:hint="eastAsia" w:eastAsia="宋体"/>
            <w:lang w:val="en-US" w:eastAsia="zh-CN"/>
          </w:rPr>
          <w:t xml:space="preserve">the </w:t>
        </w:r>
      </w:ins>
      <w:r>
        <w:rPr>
          <w:rFonts w:hint="eastAsia" w:eastAsia="宋体"/>
          <w:lang w:eastAsia="zh-CN"/>
        </w:rPr>
        <w:t>GNN training by decomposing the training time per epoch from the layer level to the operator level. We</w:t>
      </w:r>
      <w:ins w:id="436" w:author="WZK" w:date="2020-08-21T20:08:10Z">
        <w:r>
          <w:rPr>
            <w:rFonts w:hint="eastAsia" w:eastAsia="宋体"/>
            <w:lang w:val="en-US" w:eastAsia="zh-CN"/>
          </w:rPr>
          <w:t xml:space="preserve"> also</w:t>
        </w:r>
      </w:ins>
      <w:r>
        <w:rPr>
          <w:rFonts w:hint="eastAsia" w:eastAsia="宋体"/>
          <w:lang w:eastAsia="zh-CN"/>
        </w:rPr>
        <w:t xml:space="preserve"> analyze the memory usage during the training to discover the main factor that limits the data scalability of GNN training on GPU. Finally, we evaluate whether </w:t>
      </w:r>
      <w:ins w:id="437"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438" w:author="Dell" w:date="2020-08-19T16:33:00Z">
        <w:r>
          <w:rPr>
            <w:rFonts w:eastAsia="宋体"/>
            <w:lang w:eastAsia="zh-CN"/>
          </w:rPr>
          <w:t>T</w:t>
        </w:r>
      </w:ins>
      <w:del w:id="439" w:author="Dell" w:date="2020-08-19T16:33:00Z">
        <w:r>
          <w:rPr>
            <w:rFonts w:hint="eastAsia" w:eastAsia="宋体"/>
            <w:lang w:eastAsia="zh-CN"/>
          </w:rPr>
          <w:delText xml:space="preserve">Our </w:delText>
        </w:r>
      </w:del>
      <w:ins w:id="440" w:author="Dell" w:date="2020-08-19T16:33:00Z">
        <w:r>
          <w:rPr>
            <w:rFonts w:hint="eastAsia" w:eastAsia="宋体"/>
            <w:lang w:eastAsia="zh-CN"/>
          </w:rPr>
          <w:t>he</w:t>
        </w:r>
      </w:ins>
      <w:ins w:id="441"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rPr>
          <w:ins w:id="442" w:author="WZK" w:date="2020-08-21T17:26:06Z"/>
        </w:rPr>
      </w:pPr>
      <w:r>
        <w:rPr>
          <w:b/>
          <w:rPrChange w:id="443" w:author="Dell" w:date="2020-08-19T16:34:00Z">
            <w:rPr/>
          </w:rPrChange>
        </w:rPr>
        <w:t>The training time and the memory usage of a GNN layer is mainly affected by the dimensions of the input/output hidden feature vectors.</w:t>
      </w:r>
      <w:r>
        <w:t xml:space="preserve"> </w:t>
      </w:r>
      <w:ins w:id="444" w:author="WZK" w:date="2020-08-21T17:24:37Z">
        <w:r>
          <w:rPr>
            <w:rFonts w:hint="eastAsia" w:eastAsia="SimSun"/>
            <w:lang w:val="en-US" w:eastAsia="zh-CN"/>
          </w:rPr>
          <w:t xml:space="preserve">Fixing </w:t>
        </w:r>
      </w:ins>
      <w:ins w:id="445" w:author="WZK" w:date="2020-08-21T17:24:38Z">
        <w:r>
          <w:rPr>
            <w:rFonts w:hint="eastAsia" w:eastAsia="SimSun"/>
            <w:lang w:val="en-US" w:eastAsia="zh-CN"/>
          </w:rPr>
          <w:t xml:space="preserve">other </w:t>
        </w:r>
      </w:ins>
      <w:ins w:id="446" w:author="WZK" w:date="2020-08-21T17:24:39Z">
        <w:r>
          <w:rPr>
            <w:rFonts w:hint="eastAsia" w:eastAsia="SimSun"/>
            <w:lang w:val="en-US" w:eastAsia="zh-CN"/>
          </w:rPr>
          <w:t>hyper-pa</w:t>
        </w:r>
      </w:ins>
      <w:ins w:id="447" w:author="WZK" w:date="2020-08-21T17:24:40Z">
        <w:r>
          <w:rPr>
            <w:rFonts w:hint="eastAsia" w:eastAsia="SimSun"/>
            <w:lang w:val="en-US" w:eastAsia="zh-CN"/>
          </w:rPr>
          <w:t>rameters</w:t>
        </w:r>
      </w:ins>
      <w:ins w:id="448" w:author="WZK" w:date="2020-08-21T17:24:41Z">
        <w:r>
          <w:rPr>
            <w:rFonts w:hint="eastAsia" w:eastAsia="SimSun"/>
            <w:lang w:val="en-US" w:eastAsia="zh-CN"/>
          </w:rPr>
          <w:t xml:space="preserve">, </w:t>
        </w:r>
      </w:ins>
      <w:ins w:id="449" w:author="WZK" w:date="2020-08-21T17:24:43Z">
        <w:r>
          <w:rPr>
            <w:rFonts w:hint="eastAsia" w:eastAsia="SimSun"/>
            <w:lang w:val="en-US" w:eastAsia="zh-CN"/>
          </w:rPr>
          <w:t>t</w:t>
        </w:r>
      </w:ins>
      <w:ins w:id="450" w:author="WZK" w:date="2020-08-21T17:24:44Z">
        <w:r>
          <w:rPr>
            <w:rFonts w:hint="eastAsia" w:eastAsia="SimSun"/>
            <w:lang w:val="en-US" w:eastAsia="zh-CN"/>
          </w:rPr>
          <w:t xml:space="preserve">he </w:t>
        </w:r>
      </w:ins>
      <w:ins w:id="451" w:author="WZK" w:date="2020-08-21T17:25:24Z">
        <w:r>
          <w:rPr>
            <w:rFonts w:hint="eastAsia" w:eastAsia="SimSun"/>
            <w:lang w:val="en-US" w:eastAsia="zh-CN"/>
          </w:rPr>
          <w:t>tr</w:t>
        </w:r>
      </w:ins>
      <w:ins w:id="452" w:author="WZK" w:date="2020-08-21T17:25:25Z">
        <w:r>
          <w:rPr>
            <w:rFonts w:hint="eastAsia" w:eastAsia="SimSun"/>
            <w:lang w:val="en-US" w:eastAsia="zh-CN"/>
          </w:rPr>
          <w:t>aining time</w:t>
        </w:r>
      </w:ins>
      <w:ins w:id="453" w:author="WZK" w:date="2020-08-21T20:08:43Z">
        <w:r>
          <w:rPr>
            <w:rFonts w:hint="eastAsia" w:eastAsia="SimSun"/>
            <w:lang w:val="en-US" w:eastAsia="zh-CN"/>
          </w:rPr>
          <w:t>,</w:t>
        </w:r>
      </w:ins>
      <w:ins w:id="454" w:author="WZK" w:date="2020-08-21T17:25:26Z">
        <w:r>
          <w:rPr>
            <w:rFonts w:hint="eastAsia" w:eastAsia="SimSun"/>
            <w:lang w:val="en-US" w:eastAsia="zh-CN"/>
          </w:rPr>
          <w:t xml:space="preserve"> and </w:t>
        </w:r>
      </w:ins>
      <w:ins w:id="455" w:author="WZK" w:date="2020-08-21T17:25:34Z">
        <w:r>
          <w:rPr>
            <w:rFonts w:hint="eastAsia" w:eastAsia="SimSun"/>
            <w:lang w:val="en-US" w:eastAsia="zh-CN"/>
          </w:rPr>
          <w:t>t</w:t>
        </w:r>
      </w:ins>
      <w:ins w:id="456" w:author="WZK" w:date="2020-08-21T17:25:35Z">
        <w:r>
          <w:rPr>
            <w:rFonts w:hint="eastAsia" w:eastAsia="SimSun"/>
            <w:lang w:val="en-US" w:eastAsia="zh-CN"/>
          </w:rPr>
          <w:t xml:space="preserve">he </w:t>
        </w:r>
      </w:ins>
      <w:ins w:id="457" w:author="WZK" w:date="2020-08-21T17:25:26Z">
        <w:r>
          <w:rPr>
            <w:rFonts w:hint="eastAsia" w:eastAsia="SimSun"/>
            <w:lang w:val="en-US" w:eastAsia="zh-CN"/>
          </w:rPr>
          <w:t>m</w:t>
        </w:r>
      </w:ins>
      <w:ins w:id="458" w:author="WZK" w:date="2020-08-21T17:25:27Z">
        <w:r>
          <w:rPr>
            <w:rFonts w:hint="eastAsia" w:eastAsia="SimSun"/>
            <w:lang w:val="en-US" w:eastAsia="zh-CN"/>
          </w:rPr>
          <w:t>emory usage</w:t>
        </w:r>
      </w:ins>
      <w:ins w:id="459" w:author="WZK" w:date="2020-08-21T17:25:37Z">
        <w:r>
          <w:rPr>
            <w:rFonts w:hint="eastAsia" w:eastAsia="SimSun"/>
            <w:lang w:val="en-US" w:eastAsia="zh-CN"/>
          </w:rPr>
          <w:t xml:space="preserve"> of a </w:t>
        </w:r>
      </w:ins>
      <w:ins w:id="460" w:author="WZK" w:date="2020-08-21T17:25:38Z">
        <w:r>
          <w:rPr>
            <w:rFonts w:hint="eastAsia" w:eastAsia="SimSun"/>
            <w:lang w:val="en-US" w:eastAsia="zh-CN"/>
          </w:rPr>
          <w:t>GN</w:t>
        </w:r>
      </w:ins>
      <w:ins w:id="461" w:author="WZK" w:date="2020-08-21T17:25:39Z">
        <w:r>
          <w:rPr>
            <w:rFonts w:hint="eastAsia" w:eastAsia="SimSun"/>
            <w:lang w:val="en-US" w:eastAsia="zh-CN"/>
          </w:rPr>
          <w:t>N layer</w:t>
        </w:r>
      </w:ins>
      <w:ins w:id="462" w:author="WZK" w:date="2020-08-21T17:25:28Z">
        <w:r>
          <w:rPr>
            <w:rFonts w:hint="eastAsia" w:eastAsia="SimSun"/>
            <w:lang w:val="en-US" w:eastAsia="zh-CN"/>
          </w:rPr>
          <w:t xml:space="preserve"> increas</w:t>
        </w:r>
      </w:ins>
      <w:ins w:id="463" w:author="WZK" w:date="2020-08-21T17:25:29Z">
        <w:r>
          <w:rPr>
            <w:rFonts w:hint="eastAsia" w:eastAsia="SimSun"/>
            <w:lang w:val="en-US" w:eastAsia="zh-CN"/>
          </w:rPr>
          <w:t>e linear</w:t>
        </w:r>
      </w:ins>
      <w:ins w:id="464" w:author="WZK" w:date="2020-08-21T17:25:30Z">
        <w:r>
          <w:rPr>
            <w:rFonts w:hint="eastAsia" w:eastAsia="SimSun"/>
            <w:lang w:val="en-US" w:eastAsia="zh-CN"/>
          </w:rPr>
          <w:t xml:space="preserve">ly </w:t>
        </w:r>
      </w:ins>
      <w:ins w:id="465" w:author="WZK" w:date="2020-08-21T17:25:42Z">
        <w:r>
          <w:rPr>
            <w:rFonts w:hint="eastAsia" w:eastAsia="SimSun"/>
            <w:lang w:val="en-US" w:eastAsia="zh-CN"/>
          </w:rPr>
          <w:t>a</w:t>
        </w:r>
      </w:ins>
      <w:ins w:id="466" w:author="WZK" w:date="2020-08-21T17:25:43Z">
        <w:r>
          <w:rPr>
            <w:rFonts w:hint="eastAsia" w:eastAsia="SimSun"/>
            <w:lang w:val="en-US" w:eastAsia="zh-CN"/>
          </w:rPr>
          <w:t xml:space="preserve">s the </w:t>
        </w:r>
      </w:ins>
      <w:ins w:id="467" w:author="WZK" w:date="2020-08-21T17:25:58Z">
        <w:r>
          <w:rPr>
            <w:rFonts w:hint="eastAsia" w:eastAsia="SimSun"/>
            <w:lang w:val="en-US" w:eastAsia="zh-CN"/>
          </w:rPr>
          <w:t>inpu</w:t>
        </w:r>
      </w:ins>
      <w:ins w:id="468" w:author="WZK" w:date="2020-08-21T17:25:59Z">
        <w:r>
          <w:rPr>
            <w:rFonts w:hint="eastAsia" w:eastAsia="SimSun"/>
            <w:lang w:val="en-US" w:eastAsia="zh-CN"/>
          </w:rPr>
          <w:t>t/</w:t>
        </w:r>
      </w:ins>
      <w:ins w:id="469" w:author="WZK" w:date="2020-08-21T17:26:00Z">
        <w:r>
          <w:rPr>
            <w:rFonts w:hint="eastAsia" w:eastAsia="SimSun"/>
            <w:lang w:val="en-US" w:eastAsia="zh-CN"/>
          </w:rPr>
          <w:t>ou</w:t>
        </w:r>
      </w:ins>
      <w:ins w:id="470" w:author="WZK" w:date="2020-08-21T17:26:01Z">
        <w:r>
          <w:rPr>
            <w:rFonts w:hint="eastAsia" w:eastAsia="SimSun"/>
            <w:lang w:val="en-US" w:eastAsia="zh-CN"/>
          </w:rPr>
          <w:t>t</w:t>
        </w:r>
      </w:ins>
      <w:ins w:id="471" w:author="WZK" w:date="2020-08-21T17:26:02Z">
        <w:r>
          <w:rPr>
            <w:rFonts w:hint="eastAsia" w:eastAsia="SimSun"/>
            <w:lang w:val="en-US" w:eastAsia="zh-CN"/>
          </w:rPr>
          <w:t xml:space="preserve">put </w:t>
        </w:r>
      </w:ins>
      <w:ins w:id="472" w:author="WZK" w:date="2020-08-21T17:25:49Z">
        <w:r>
          <w:rPr>
            <w:rFonts w:hint="eastAsia" w:eastAsia="SimSun"/>
            <w:lang w:val="en-US" w:eastAsia="zh-CN"/>
          </w:rPr>
          <w:t>di</w:t>
        </w:r>
      </w:ins>
      <w:ins w:id="473" w:author="WZK" w:date="2020-08-21T17:25:50Z">
        <w:r>
          <w:rPr>
            <w:rFonts w:hint="eastAsia" w:eastAsia="SimSun"/>
            <w:lang w:val="en-US" w:eastAsia="zh-CN"/>
          </w:rPr>
          <w:t>mension</w:t>
        </w:r>
      </w:ins>
      <w:ins w:id="474" w:author="WZK" w:date="2020-08-21T17:25:51Z">
        <w:r>
          <w:rPr>
            <w:rFonts w:hint="eastAsia" w:eastAsia="SimSun"/>
            <w:lang w:val="en-US" w:eastAsia="zh-CN"/>
          </w:rPr>
          <w:t>s</w:t>
        </w:r>
      </w:ins>
      <w:ins w:id="475" w:author="WZK" w:date="2020-08-21T17:25:48Z">
        <w:r>
          <w:rPr>
            <w:rFonts w:hint="eastAsia" w:eastAsia="SimSun"/>
            <w:lang w:val="en-US" w:eastAsia="zh-CN"/>
          </w:rPr>
          <w:t>.</w:t>
        </w:r>
      </w:ins>
    </w:p>
    <w:p>
      <w:pPr>
        <w:numPr>
          <w:ilvl w:val="0"/>
          <w:numId w:val="2"/>
        </w:numPr>
        <w:rPr>
          <w:del w:id="476" w:author="WZK" w:date="2020-08-21T17:26:05Z"/>
        </w:rPr>
      </w:pPr>
      <w:del w:id="477" w:author="WZK" w:date="2020-08-21T17:26:05Z">
        <w:r>
          <w:rPr>
            <w:rFonts w:hint="default"/>
            <w:lang w:val="en-US"/>
          </w:rPr>
          <w:delText xml:space="preserve">The training time and memory usage increase </w:delText>
        </w:r>
      </w:del>
      <w:del w:id="478" w:author="WZK" w:date="2020-08-21T17:26:05Z">
        <w:r>
          <w:rPr>
            <w:rFonts w:hint="default"/>
            <w:i/>
            <w:lang w:val="en-US"/>
          </w:rPr>
          <w:delText>linearly</w:delText>
        </w:r>
      </w:del>
      <w:del w:id="479" w:author="WZK" w:date="2020-08-21T17:26:05Z">
        <w:r>
          <w:rPr>
            <w:rFonts w:hint="default"/>
            <w:lang w:val="en-US"/>
          </w:rPr>
          <w:delText xml:space="preserve"> with hyper-parameters.</w:delText>
        </w:r>
      </w:del>
    </w:p>
    <w:p>
      <w:pPr>
        <w:numPr>
          <w:ilvl w:val="0"/>
          <w:numId w:val="2"/>
        </w:numPr>
      </w:pPr>
      <w:r>
        <w:rPr>
          <w:b/>
          <w:rPrChange w:id="480" w:author="Dell" w:date="2020-08-19T16:34:00Z">
            <w:rPr/>
          </w:rPrChange>
        </w:rPr>
        <w:t>The edge-related calculation is the performance bottleneck for most GNNs.</w:t>
      </w:r>
      <w:r>
        <w:t xml:space="preserve"> </w:t>
      </w:r>
      <w:ins w:id="481" w:author="WZK" w:date="2020-08-21T19:02:27Z">
        <w:r>
          <w:rPr>
            <w:rFonts w:hint="eastAsia" w:eastAsia="SimSun"/>
            <w:lang w:val="en-US" w:eastAsia="zh-CN"/>
          </w:rPr>
          <w:t xml:space="preserve"> </w:t>
        </w:r>
      </w:ins>
      <w:del w:id="482" w:author="WZK" w:date="2020-08-21T19:02:27Z">
        <w:r>
          <w:rPr/>
          <w:delText xml:space="preserve">The majority of the training time is spent on it. </w:delText>
        </w:r>
      </w:del>
      <w:r>
        <w:t xml:space="preserve">For GNNs with high edge calculation complexity, </w:t>
      </w:r>
      <w:ins w:id="483" w:author="WZK" w:date="2020-08-21T18:59:20Z">
        <w:r>
          <w:rPr>
            <w:rFonts w:hint="eastAsia" w:eastAsia="SimSun"/>
            <w:lang w:val="en-US" w:eastAsia="zh-CN"/>
          </w:rPr>
          <w:t xml:space="preserve">most of </w:t>
        </w:r>
      </w:ins>
      <w:ins w:id="484" w:author="WZK" w:date="2020-08-21T18:59:21Z">
        <w:r>
          <w:rPr>
            <w:rFonts w:hint="eastAsia" w:eastAsia="SimSun"/>
            <w:lang w:val="en-US" w:eastAsia="zh-CN"/>
          </w:rPr>
          <w:t>the training</w:t>
        </w:r>
      </w:ins>
      <w:ins w:id="485" w:author="WZK" w:date="2020-08-21T18:59:22Z">
        <w:r>
          <w:rPr>
            <w:rFonts w:hint="eastAsia" w:eastAsia="SimSun"/>
            <w:lang w:val="en-US" w:eastAsia="zh-CN"/>
          </w:rPr>
          <w:t xml:space="preserve"> time i</w:t>
        </w:r>
      </w:ins>
      <w:ins w:id="486" w:author="WZK" w:date="2020-08-21T18:59:23Z">
        <w:r>
          <w:rPr>
            <w:rFonts w:hint="eastAsia" w:eastAsia="SimSun"/>
            <w:lang w:val="en-US" w:eastAsia="zh-CN"/>
          </w:rPr>
          <w:t>s</w:t>
        </w:r>
      </w:ins>
      <w:ins w:id="487" w:author="WZK" w:date="2020-08-21T18:59:24Z">
        <w:r>
          <w:rPr>
            <w:rFonts w:hint="eastAsia" w:eastAsia="SimSun"/>
            <w:lang w:val="en-US" w:eastAsia="zh-CN"/>
          </w:rPr>
          <w:t xml:space="preserve"> spen</w:t>
        </w:r>
      </w:ins>
      <w:ins w:id="488" w:author="WZK" w:date="2020-08-21T18:59:25Z">
        <w:r>
          <w:rPr>
            <w:rFonts w:hint="eastAsia" w:eastAsia="SimSun"/>
            <w:lang w:val="en-US" w:eastAsia="zh-CN"/>
          </w:rPr>
          <w:t xml:space="preserve">t </w:t>
        </w:r>
      </w:ins>
      <w:ins w:id="489" w:author="WZK" w:date="2020-08-21T18:59:26Z">
        <w:r>
          <w:rPr>
            <w:rFonts w:hint="eastAsia" w:eastAsia="SimSun"/>
            <w:lang w:val="en-US" w:eastAsia="zh-CN"/>
          </w:rPr>
          <w:t xml:space="preserve">on </w:t>
        </w:r>
      </w:ins>
      <w:del w:id="490" w:author="WZK" w:date="2020-08-21T18:59:57Z">
        <w:r>
          <w:rPr>
            <w:rFonts w:hint="default"/>
            <w:lang w:val="en-US"/>
          </w:rPr>
          <w:delText xml:space="preserve">optimizations </w:delText>
        </w:r>
      </w:del>
      <w:ins w:id="491" w:author="WZK" w:date="2020-08-21T18:59:57Z">
        <w:r>
          <w:rPr>
            <w:rFonts w:hint="eastAsia" w:eastAsia="SimSun"/>
            <w:lang w:val="en-US" w:eastAsia="zh-CN"/>
          </w:rPr>
          <w:t>co</w:t>
        </w:r>
      </w:ins>
      <w:ins w:id="492" w:author="WZK" w:date="2020-08-21T18:59:58Z">
        <w:r>
          <w:rPr>
            <w:rFonts w:hint="eastAsia" w:eastAsia="SimSun"/>
            <w:lang w:val="en-US" w:eastAsia="zh-CN"/>
          </w:rPr>
          <w:t>nduc</w:t>
        </w:r>
      </w:ins>
      <w:ins w:id="493" w:author="WZK" w:date="2020-08-21T18:59:59Z">
        <w:r>
          <w:rPr>
            <w:rFonts w:hint="eastAsia" w:eastAsia="SimSun"/>
            <w:lang w:val="en-US" w:eastAsia="zh-CN"/>
          </w:rPr>
          <w:t xml:space="preserve">ting </w:t>
        </w:r>
      </w:ins>
      <w:ins w:id="494" w:author="WZK" w:date="2020-08-21T19:00:01Z">
        <w:r>
          <w:rPr>
            <w:rFonts w:hint="eastAsia" w:eastAsia="SimSun"/>
            <w:lang w:val="en-US" w:eastAsia="zh-CN"/>
          </w:rPr>
          <w:t xml:space="preserve">the </w:t>
        </w:r>
      </w:ins>
      <w:ins w:id="495" w:author="WZK" w:date="2020-08-21T18:58:51Z">
        <w:r>
          <w:rPr>
            <w:rFonts w:hint="eastAsia" w:eastAsia="SimSun"/>
            <w:lang w:val="en-US" w:eastAsia="zh-CN"/>
          </w:rPr>
          <w:t>m</w:t>
        </w:r>
      </w:ins>
      <w:ins w:id="496" w:author="WZK" w:date="2020-08-21T18:58:52Z">
        <w:r>
          <w:rPr>
            <w:rFonts w:hint="eastAsia" w:eastAsia="SimSun"/>
            <w:lang w:val="en-US" w:eastAsia="zh-CN"/>
          </w:rPr>
          <w:t>essa</w:t>
        </w:r>
      </w:ins>
      <w:ins w:id="497" w:author="WZK" w:date="2020-08-21T18:58:53Z">
        <w:r>
          <w:rPr>
            <w:rFonts w:hint="eastAsia" w:eastAsia="SimSun"/>
            <w:lang w:val="en-US" w:eastAsia="zh-CN"/>
          </w:rPr>
          <w:t>ging</w:t>
        </w:r>
      </w:ins>
      <w:ins w:id="498" w:author="WZK" w:date="2020-08-21T18:58:54Z">
        <w:r>
          <w:rPr>
            <w:rFonts w:hint="eastAsia" w:eastAsia="SimSun"/>
            <w:lang w:val="en-US" w:eastAsia="zh-CN"/>
          </w:rPr>
          <w:t xml:space="preserve"> function</w:t>
        </w:r>
      </w:ins>
      <w:ins w:id="499" w:author="WZK" w:date="2020-08-21T18:59:50Z">
        <w:r>
          <w:rPr>
            <w:rFonts w:hint="eastAsia" w:eastAsia="SimSun"/>
            <w:lang w:val="en-US" w:eastAsia="zh-CN"/>
          </w:rPr>
          <w:t xml:space="preserve"> </w:t>
        </w:r>
      </w:ins>
      <w:ins w:id="500" w:author="WZK" w:date="2020-08-21T18:59:52Z">
        <w:r>
          <w:rPr>
            <w:rFonts w:hint="eastAsia" w:eastAsia="SimSun"/>
            <w:lang w:val="en-US" w:eastAsia="zh-CN"/>
          </w:rPr>
          <w:t>for eve</w:t>
        </w:r>
      </w:ins>
      <w:ins w:id="501" w:author="WZK" w:date="2020-08-21T18:59:53Z">
        <w:r>
          <w:rPr>
            <w:rFonts w:hint="eastAsia" w:eastAsia="SimSun"/>
            <w:lang w:val="en-US" w:eastAsia="zh-CN"/>
          </w:rPr>
          <w:t>ry edge</w:t>
        </w:r>
      </w:ins>
      <w:ins w:id="502" w:author="WZK" w:date="2020-08-21T18:59:29Z">
        <w:r>
          <w:rPr>
            <w:rFonts w:hint="eastAsia" w:eastAsia="SimSun"/>
            <w:lang w:val="en-US" w:eastAsia="zh-CN"/>
          </w:rPr>
          <w:t>.</w:t>
        </w:r>
      </w:ins>
      <w:del w:id="503" w:author="WZK" w:date="2020-08-21T18:59:34Z">
        <w:r>
          <w:rPr/>
          <w:delText xml:space="preserve">should focus on </w:delText>
        </w:r>
      </w:del>
      <w:del w:id="504" w:author="WZK" w:date="2020-08-21T18:59:34Z">
        <w:r>
          <w:rPr>
            <w:rFonts w:hint="default"/>
            <w:lang w:val="en-US"/>
          </w:rPr>
          <w:delText xml:space="preserve">the </w:delText>
        </w:r>
      </w:del>
      <w:del w:id="505" w:author="WZK" w:date="2020-08-21T18:59:34Z">
        <w:r>
          <w:rPr/>
          <w:delText>implementation of the messag</w:delText>
        </w:r>
      </w:del>
      <w:ins w:id="506" w:author="Dell" w:date="2020-08-19T16:35:00Z">
        <w:del w:id="507" w:author="WZK" w:date="2020-08-21T18:59:34Z">
          <w:r>
            <w:rPr/>
            <w:delText>ing</w:delText>
          </w:r>
        </w:del>
      </w:ins>
      <w:del w:id="508" w:author="WZK" w:date="2020-08-21T18:59:34Z">
        <w:r>
          <w:rPr/>
          <w:delText>e function that is conducted on every edge during the edge calculation.</w:delText>
        </w:r>
      </w:del>
      <w:r>
        <w:t xml:space="preserve"> For GNNs with low edge calculation complexity, </w:t>
      </w:r>
      <w:del w:id="509" w:author="WZK" w:date="2020-08-21T19:00:18Z">
        <w:r>
          <w:rPr>
            <w:rFonts w:hint="default"/>
            <w:lang w:val="en-US"/>
          </w:rPr>
          <w:delText xml:space="preserve">optimizations </w:delText>
        </w:r>
      </w:del>
      <w:ins w:id="510" w:author="WZK" w:date="2020-08-21T19:00:18Z">
        <w:r>
          <w:rPr>
            <w:rFonts w:hint="eastAsia" w:eastAsia="SimSun"/>
            <w:lang w:val="en-US" w:eastAsia="zh-CN"/>
          </w:rPr>
          <w:t>th</w:t>
        </w:r>
      </w:ins>
      <w:ins w:id="511" w:author="WZK" w:date="2020-08-21T19:00:19Z">
        <w:r>
          <w:rPr>
            <w:rFonts w:hint="eastAsia" w:eastAsia="SimSun"/>
            <w:lang w:val="en-US" w:eastAsia="zh-CN"/>
          </w:rPr>
          <w:t>e</w:t>
        </w:r>
      </w:ins>
      <w:ins w:id="512" w:author="WZK" w:date="2020-08-21T19:00:20Z">
        <w:r>
          <w:rPr>
            <w:rFonts w:hint="eastAsia" w:eastAsia="SimSun"/>
            <w:lang w:val="en-US" w:eastAsia="zh-CN"/>
          </w:rPr>
          <w:t xml:space="preserve"> </w:t>
        </w:r>
      </w:ins>
      <w:ins w:id="513" w:author="WZK" w:date="2020-08-21T19:00:23Z">
        <w:r>
          <w:rPr>
            <w:rFonts w:hint="eastAsia" w:eastAsia="SimSun"/>
            <w:lang w:val="en-US" w:eastAsia="zh-CN"/>
          </w:rPr>
          <w:t>m</w:t>
        </w:r>
      </w:ins>
      <w:ins w:id="514" w:author="WZK" w:date="2020-08-21T19:00:24Z">
        <w:r>
          <w:rPr>
            <w:rFonts w:hint="eastAsia" w:eastAsia="SimSun"/>
            <w:lang w:val="en-US" w:eastAsia="zh-CN"/>
          </w:rPr>
          <w:t>essage c</w:t>
        </w:r>
      </w:ins>
      <w:ins w:id="515" w:author="WZK" w:date="2020-08-21T19:00:25Z">
        <w:r>
          <w:rPr>
            <w:rFonts w:hint="eastAsia" w:eastAsia="SimSun"/>
            <w:lang w:val="en-US" w:eastAsia="zh-CN"/>
          </w:rPr>
          <w:t>ollection</w:t>
        </w:r>
      </w:ins>
      <w:ins w:id="516" w:author="WZK" w:date="2020-08-21T19:00:27Z">
        <w:r>
          <w:rPr>
            <w:rFonts w:hint="eastAsia" w:eastAsia="SimSun"/>
            <w:lang w:val="en-US" w:eastAsia="zh-CN"/>
          </w:rPr>
          <w:t xml:space="preserve"> a</w:t>
        </w:r>
      </w:ins>
      <w:ins w:id="517" w:author="WZK" w:date="2020-08-21T19:00:28Z">
        <w:r>
          <w:rPr>
            <w:rFonts w:hint="eastAsia" w:eastAsia="SimSun"/>
            <w:lang w:val="en-US" w:eastAsia="zh-CN"/>
          </w:rPr>
          <w:t xml:space="preserve">nd </w:t>
        </w:r>
      </w:ins>
      <w:ins w:id="518" w:author="WZK" w:date="2020-08-21T19:00:29Z">
        <w:r>
          <w:rPr>
            <w:rFonts w:hint="eastAsia" w:eastAsia="SimSun"/>
            <w:lang w:val="en-US" w:eastAsia="zh-CN"/>
          </w:rPr>
          <w:t>ag</w:t>
        </w:r>
      </w:ins>
      <w:ins w:id="519" w:author="WZK" w:date="2020-08-21T19:00:30Z">
        <w:r>
          <w:rPr>
            <w:rFonts w:hint="eastAsia" w:eastAsia="SimSun"/>
            <w:lang w:val="en-US" w:eastAsia="zh-CN"/>
          </w:rPr>
          <w:t>gregatio</w:t>
        </w:r>
      </w:ins>
      <w:ins w:id="520" w:author="WZK" w:date="2020-08-21T19:00:31Z">
        <w:r>
          <w:rPr>
            <w:rFonts w:hint="eastAsia" w:eastAsia="SimSun"/>
            <w:lang w:val="en-US" w:eastAsia="zh-CN"/>
          </w:rPr>
          <w:t>n</w:t>
        </w:r>
      </w:ins>
      <w:ins w:id="521" w:author="WZK" w:date="2020-08-21T19:00:38Z">
        <w:r>
          <w:rPr>
            <w:rFonts w:hint="eastAsia" w:eastAsia="SimSun"/>
            <w:lang w:val="en-US" w:eastAsia="zh-CN"/>
          </w:rPr>
          <w:t xml:space="preserve"> </w:t>
        </w:r>
      </w:ins>
      <w:ins w:id="522" w:author="WZK" w:date="2020-08-21T19:00:40Z">
        <w:r>
          <w:rPr>
            <w:rFonts w:hint="eastAsia" w:eastAsia="SimSun"/>
            <w:lang w:val="en-US" w:eastAsia="zh-CN"/>
          </w:rPr>
          <w:t>cons</w:t>
        </w:r>
      </w:ins>
      <w:ins w:id="523" w:author="WZK" w:date="2020-08-21T19:00:41Z">
        <w:r>
          <w:rPr>
            <w:rFonts w:hint="eastAsia" w:eastAsia="SimSun"/>
            <w:lang w:val="en-US" w:eastAsia="zh-CN"/>
          </w:rPr>
          <w:t>ume</w:t>
        </w:r>
      </w:ins>
      <w:ins w:id="524" w:author="WZK" w:date="2020-08-21T20:10:02Z">
        <w:r>
          <w:rPr>
            <w:rFonts w:hint="eastAsia" w:eastAsia="SimSun"/>
            <w:lang w:val="en-US" w:eastAsia="zh-CN"/>
          </w:rPr>
          <w:t>s</w:t>
        </w:r>
      </w:ins>
      <w:ins w:id="525" w:author="WZK" w:date="2020-08-21T19:00:41Z">
        <w:r>
          <w:rPr>
            <w:rFonts w:hint="eastAsia" w:eastAsia="SimSun"/>
            <w:lang w:val="en-US" w:eastAsia="zh-CN"/>
          </w:rPr>
          <w:t xml:space="preserve"> </w:t>
        </w:r>
      </w:ins>
      <w:ins w:id="526" w:author="WZK" w:date="2020-08-21T19:00:35Z">
        <w:r>
          <w:rPr>
            <w:rFonts w:hint="eastAsia" w:eastAsia="SimSun"/>
            <w:lang w:val="en-US" w:eastAsia="zh-CN"/>
          </w:rPr>
          <w:t>most o</w:t>
        </w:r>
      </w:ins>
      <w:ins w:id="527" w:author="WZK" w:date="2020-08-21T19:00:36Z">
        <w:r>
          <w:rPr>
            <w:rFonts w:hint="eastAsia" w:eastAsia="SimSun"/>
            <w:lang w:val="en-US" w:eastAsia="zh-CN"/>
          </w:rPr>
          <w:t>f</w:t>
        </w:r>
      </w:ins>
      <w:ins w:id="528" w:author="WZK" w:date="2020-08-21T19:00:47Z">
        <w:r>
          <w:rPr>
            <w:rFonts w:hint="eastAsia" w:eastAsia="SimSun"/>
            <w:lang w:val="en-US" w:eastAsia="zh-CN"/>
          </w:rPr>
          <w:t xml:space="preserve"> the trai</w:t>
        </w:r>
      </w:ins>
      <w:ins w:id="529" w:author="WZK" w:date="2020-08-21T19:00:48Z">
        <w:r>
          <w:rPr>
            <w:rFonts w:hint="eastAsia" w:eastAsia="SimSun"/>
            <w:lang w:val="en-US" w:eastAsia="zh-CN"/>
          </w:rPr>
          <w:t>ning time.</w:t>
        </w:r>
      </w:ins>
      <w:del w:id="530" w:author="WZK" w:date="2020-08-21T18:57:34Z">
        <w:r>
          <w:rPr/>
          <w:delText>should focus on the collect</w:delText>
        </w:r>
      </w:del>
      <w:ins w:id="531" w:author="Dell" w:date="2020-08-19T16:35:00Z">
        <w:del w:id="532" w:author="WZK" w:date="2020-08-21T18:57:34Z">
          <w:r>
            <w:rPr/>
            <w:delText>ion</w:delText>
          </w:r>
        </w:del>
      </w:ins>
      <w:del w:id="533" w:author="WZK" w:date="2020-08-21T18:57:34Z">
        <w:r>
          <w:rPr/>
          <w:delText xml:space="preserve"> step and the aggregation step of the edge calculation. Overlapping the data accessing </w:delText>
        </w:r>
      </w:del>
      <w:ins w:id="534" w:author="Dell" w:date="2020-08-19T16:35:00Z">
        <w:del w:id="535" w:author="WZK" w:date="2020-08-21T18:57:34Z">
          <w:r>
            <w:rPr/>
            <w:delText xml:space="preserve">time </w:delText>
          </w:r>
        </w:del>
      </w:ins>
      <w:del w:id="536" w:author="WZK" w:date="2020-08-21T18:57:34Z">
        <w:r>
          <w:rPr/>
          <w:delText xml:space="preserve">with the computation </w:delText>
        </w:r>
      </w:del>
      <w:ins w:id="537" w:author="Dell" w:date="2020-08-19T16:35:00Z">
        <w:del w:id="538" w:author="WZK" w:date="2020-08-21T18:57:34Z">
          <w:r>
            <w:rPr/>
            <w:delText xml:space="preserve">time </w:delText>
          </w:r>
        </w:del>
      </w:ins>
      <w:del w:id="539" w:author="WZK" w:date="2020-08-21T18:57:34Z">
        <w:r>
          <w:rPr/>
          <w:delText>is a potential optimizing direction.</w:delText>
        </w:r>
      </w:del>
    </w:p>
    <w:p>
      <w:pPr>
        <w:numPr>
          <w:ilvl w:val="0"/>
          <w:numId w:val="2"/>
        </w:numPr>
        <w:rPr>
          <w:b w:val="0"/>
          <w:bCs w:val="0"/>
          <w:rPrChange w:id="540" w:author="WZK" w:date="2020-08-21T19:01:32Z">
            <w:rPr/>
          </w:rPrChange>
        </w:rPr>
      </w:pPr>
      <w:r>
        <w:rPr>
          <w:b/>
          <w:bCs/>
          <w:rPrChange w:id="541" w:author="AugF" w:date="2020-08-19T20:08:56Z">
            <w:rPr/>
          </w:rPrChange>
        </w:rPr>
        <w:t>The high memory usage</w:t>
      </w:r>
      <w:ins w:id="542" w:author="WZK" w:date="2020-08-21T19:01:14Z">
        <w:r>
          <w:rPr>
            <w:rFonts w:hint="eastAsia" w:eastAsia="SimSun"/>
            <w:b/>
            <w:bCs/>
            <w:lang w:val="en-US" w:eastAsia="zh-CN"/>
          </w:rPr>
          <w:t xml:space="preserve"> </w:t>
        </w:r>
      </w:ins>
      <w:ins w:id="543" w:author="WZK" w:date="2020-08-21T19:01:15Z">
        <w:r>
          <w:rPr>
            <w:rFonts w:hint="eastAsia" w:eastAsia="SimSun"/>
            <w:b/>
            <w:bCs/>
            <w:lang w:val="en-US" w:eastAsia="zh-CN"/>
          </w:rPr>
          <w:t xml:space="preserve">of the </w:t>
        </w:r>
      </w:ins>
      <w:ins w:id="544" w:author="WZK" w:date="2020-08-21T19:01:16Z">
        <w:r>
          <w:rPr>
            <w:rFonts w:hint="eastAsia" w:eastAsia="SimSun"/>
            <w:b/>
            <w:bCs/>
            <w:lang w:val="en-US" w:eastAsia="zh-CN"/>
          </w:rPr>
          <w:t>edge c</w:t>
        </w:r>
      </w:ins>
      <w:ins w:id="545" w:author="WZK" w:date="2020-08-21T19:01:17Z">
        <w:r>
          <w:rPr>
            <w:rFonts w:hint="eastAsia" w:eastAsia="SimSun"/>
            <w:b/>
            <w:bCs/>
            <w:lang w:val="en-US" w:eastAsia="zh-CN"/>
          </w:rPr>
          <w:t>alcu</w:t>
        </w:r>
      </w:ins>
      <w:ins w:id="546" w:author="WZK" w:date="2020-08-21T19:01:18Z">
        <w:r>
          <w:rPr>
            <w:rFonts w:hint="eastAsia" w:eastAsia="SimSun"/>
            <w:b/>
            <w:bCs/>
            <w:lang w:val="en-US" w:eastAsia="zh-CN"/>
          </w:rPr>
          <w:t xml:space="preserve">lation is </w:t>
        </w:r>
      </w:ins>
      <w:ins w:id="547" w:author="WZK" w:date="2020-08-21T19:01:19Z">
        <w:r>
          <w:rPr>
            <w:rFonts w:hint="eastAsia" w:eastAsia="SimSun"/>
            <w:b/>
            <w:bCs/>
            <w:lang w:val="en-US" w:eastAsia="zh-CN"/>
          </w:rPr>
          <w:t>the</w:t>
        </w:r>
      </w:ins>
      <w:ins w:id="548" w:author="WZK" w:date="2020-08-21T19:01:22Z">
        <w:r>
          <w:rPr>
            <w:rFonts w:hint="eastAsia" w:eastAsia="SimSun"/>
            <w:b/>
            <w:bCs/>
            <w:lang w:val="en-US" w:eastAsia="zh-CN"/>
          </w:rPr>
          <w:t xml:space="preserve"> main</w:t>
        </w:r>
      </w:ins>
      <w:ins w:id="549" w:author="WZK" w:date="2020-08-21T19:01:23Z">
        <w:r>
          <w:rPr>
            <w:rFonts w:hint="eastAsia" w:eastAsia="SimSun"/>
            <w:b/>
            <w:bCs/>
            <w:lang w:val="en-US" w:eastAsia="zh-CN"/>
          </w:rPr>
          <w:t xml:space="preserve"> factor</w:t>
        </w:r>
      </w:ins>
      <w:ins w:id="550" w:author="WZK" w:date="2020-08-21T19:01:24Z">
        <w:r>
          <w:rPr>
            <w:rFonts w:hint="eastAsia" w:eastAsia="SimSun"/>
            <w:b/>
            <w:bCs/>
            <w:lang w:val="en-US" w:eastAsia="zh-CN"/>
          </w:rPr>
          <w:t xml:space="preserve"> </w:t>
        </w:r>
      </w:ins>
      <w:ins w:id="551" w:author="WZK" w:date="2020-08-21T19:06:27Z">
        <w:r>
          <w:rPr>
            <w:rFonts w:hint="eastAsia" w:eastAsia="SimSun"/>
            <w:b/>
            <w:bCs/>
            <w:lang w:val="en-US" w:eastAsia="zh-CN"/>
          </w:rPr>
          <w:t>lim</w:t>
        </w:r>
      </w:ins>
      <w:ins w:id="552" w:author="WZK" w:date="2020-08-21T19:06:28Z">
        <w:r>
          <w:rPr>
            <w:rFonts w:hint="eastAsia" w:eastAsia="SimSun"/>
            <w:b/>
            <w:bCs/>
            <w:lang w:val="en-US" w:eastAsia="zh-CN"/>
          </w:rPr>
          <w:t>iting the</w:t>
        </w:r>
      </w:ins>
      <w:ins w:id="553" w:author="WZK" w:date="2020-08-21T19:06:29Z">
        <w:r>
          <w:rPr>
            <w:rFonts w:hint="eastAsia" w:eastAsia="SimSun"/>
            <w:b/>
            <w:bCs/>
            <w:lang w:val="en-US" w:eastAsia="zh-CN"/>
          </w:rPr>
          <w:t xml:space="preserve"> data s</w:t>
        </w:r>
      </w:ins>
      <w:ins w:id="554" w:author="WZK" w:date="2020-08-21T19:06:30Z">
        <w:r>
          <w:rPr>
            <w:rFonts w:hint="eastAsia" w:eastAsia="SimSun"/>
            <w:b/>
            <w:bCs/>
            <w:lang w:val="en-US" w:eastAsia="zh-CN"/>
          </w:rPr>
          <w:t>calabil</w:t>
        </w:r>
      </w:ins>
      <w:ins w:id="555" w:author="WZK" w:date="2020-08-21T19:06:31Z">
        <w:r>
          <w:rPr>
            <w:rFonts w:hint="eastAsia" w:eastAsia="SimSun"/>
            <w:b/>
            <w:bCs/>
            <w:lang w:val="en-US" w:eastAsia="zh-CN"/>
          </w:rPr>
          <w:t>ity of GN</w:t>
        </w:r>
      </w:ins>
      <w:ins w:id="556" w:author="WZK" w:date="2020-08-21T19:06:32Z">
        <w:r>
          <w:rPr>
            <w:rFonts w:hint="eastAsia" w:eastAsia="SimSun"/>
            <w:b/>
            <w:bCs/>
            <w:lang w:val="en-US" w:eastAsia="zh-CN"/>
          </w:rPr>
          <w:t>N training.</w:t>
        </w:r>
      </w:ins>
      <w:ins w:id="557" w:author="WZK" w:date="2020-08-21T19:06:33Z">
        <w:r>
          <w:rPr>
            <w:rFonts w:hint="eastAsia" w:eastAsia="SimSun"/>
            <w:b/>
            <w:bCs/>
            <w:lang w:val="en-US" w:eastAsia="zh-CN"/>
          </w:rPr>
          <w:t xml:space="preserve"> </w:t>
        </w:r>
      </w:ins>
      <w:ins w:id="558" w:author="WZK" w:date="2020-08-21T19:01:51Z">
        <w:r>
          <w:rPr>
            <w:rFonts w:hint="eastAsia" w:eastAsia="SimSun"/>
            <w:b w:val="0"/>
            <w:bCs w:val="0"/>
            <w:lang w:val="en-US" w:eastAsia="zh-CN"/>
            <w:rPrChange w:id="559" w:author="WZK" w:date="2020-08-21T19:01:55Z">
              <w:rPr>
                <w:rFonts w:hint="eastAsia" w:eastAsia="SimSun"/>
                <w:b/>
                <w:bCs/>
                <w:lang w:val="en-US" w:eastAsia="zh-CN"/>
              </w:rPr>
            </w:rPrChange>
          </w:rPr>
          <w:t xml:space="preserve">The </w:t>
        </w:r>
      </w:ins>
      <w:del w:id="560" w:author="WZK" w:date="2020-08-21T19:02:08Z">
        <w:r>
          <w:rPr>
            <w:b w:val="0"/>
            <w:bCs w:val="0"/>
            <w:rPrChange w:id="561" w:author="WZK" w:date="2020-08-21T19:01:32Z">
              <w:rPr/>
            </w:rPrChange>
          </w:rPr>
          <w:delText xml:space="preserve"> </w:delText>
        </w:r>
      </w:del>
      <w:ins w:id="562" w:author="WZK" w:date="2020-08-21T19:02:08Z">
        <w:r>
          <w:rPr>
            <w:rFonts w:hint="eastAsia" w:eastAsia="SimSun"/>
            <w:b w:val="0"/>
            <w:bCs w:val="0"/>
            <w:lang w:eastAsia="zh-CN"/>
          </w:rPr>
          <w:t>e</w:t>
        </w:r>
      </w:ins>
      <w:ins w:id="563" w:author="WZK" w:date="2020-08-21T19:02:08Z">
        <w:r>
          <w:rPr>
            <w:rFonts w:hint="eastAsia" w:eastAsia="SimSun"/>
            <w:b w:val="0"/>
            <w:bCs w:val="0"/>
            <w:lang w:val="en-US" w:eastAsia="zh-CN"/>
          </w:rPr>
          <w:t>dge</w:t>
        </w:r>
      </w:ins>
      <w:ins w:id="564" w:author="WZK" w:date="2020-08-21T19:02:09Z">
        <w:r>
          <w:rPr>
            <w:rFonts w:hint="eastAsia" w:eastAsia="SimSun"/>
            <w:b w:val="0"/>
            <w:bCs w:val="0"/>
            <w:lang w:val="en-US" w:eastAsia="zh-CN"/>
          </w:rPr>
          <w:t xml:space="preserve"> calcu</w:t>
        </w:r>
      </w:ins>
      <w:ins w:id="565" w:author="WZK" w:date="2020-08-21T19:02:10Z">
        <w:r>
          <w:rPr>
            <w:rFonts w:hint="eastAsia" w:eastAsia="SimSun"/>
            <w:b w:val="0"/>
            <w:bCs w:val="0"/>
            <w:lang w:val="en-US" w:eastAsia="zh-CN"/>
          </w:rPr>
          <w:t>lation</w:t>
        </w:r>
      </w:ins>
      <w:ins w:id="566" w:author="WZK" w:date="2020-08-21T19:02:46Z">
        <w:r>
          <w:rPr>
            <w:rFonts w:hint="eastAsia" w:eastAsia="SimSun"/>
            <w:b w:val="0"/>
            <w:bCs w:val="0"/>
            <w:lang w:val="en-US" w:eastAsia="zh-CN"/>
          </w:rPr>
          <w:t xml:space="preserve"> ge</w:t>
        </w:r>
      </w:ins>
      <w:ins w:id="567" w:author="WZK" w:date="2020-08-21T19:02:47Z">
        <w:r>
          <w:rPr>
            <w:rFonts w:hint="eastAsia" w:eastAsia="SimSun"/>
            <w:b w:val="0"/>
            <w:bCs w:val="0"/>
            <w:lang w:val="en-US" w:eastAsia="zh-CN"/>
          </w:rPr>
          <w:t>nerates</w:t>
        </w:r>
      </w:ins>
      <w:ins w:id="568" w:author="WZK" w:date="2020-08-21T19:02:48Z">
        <w:r>
          <w:rPr>
            <w:rFonts w:hint="eastAsia" w:eastAsia="SimSun"/>
            <w:b w:val="0"/>
            <w:bCs w:val="0"/>
            <w:lang w:val="en-US" w:eastAsia="zh-CN"/>
          </w:rPr>
          <w:t xml:space="preserve"> </w:t>
        </w:r>
      </w:ins>
      <w:ins w:id="569" w:author="WZK" w:date="2020-08-21T19:04:58Z">
        <w:r>
          <w:rPr>
            <w:rFonts w:hint="eastAsia" w:eastAsia="SimSun"/>
            <w:b w:val="0"/>
            <w:bCs w:val="0"/>
            <w:lang w:val="en-US" w:eastAsia="zh-CN"/>
          </w:rPr>
          <w:t>and cac</w:t>
        </w:r>
      </w:ins>
      <w:ins w:id="570" w:author="WZK" w:date="2020-08-21T19:04:59Z">
        <w:r>
          <w:rPr>
            <w:rFonts w:hint="eastAsia" w:eastAsia="SimSun"/>
            <w:b w:val="0"/>
            <w:bCs w:val="0"/>
            <w:lang w:val="en-US" w:eastAsia="zh-CN"/>
          </w:rPr>
          <w:t xml:space="preserve">hes </w:t>
        </w:r>
      </w:ins>
      <w:ins w:id="571" w:author="WZK" w:date="2020-08-21T19:03:06Z">
        <w:r>
          <w:rPr>
            <w:rFonts w:hint="eastAsia" w:eastAsia="SimSun"/>
            <w:b w:val="0"/>
            <w:bCs w:val="0"/>
            <w:lang w:val="en-US" w:eastAsia="zh-CN"/>
          </w:rPr>
          <w:t>man</w:t>
        </w:r>
      </w:ins>
      <w:ins w:id="572" w:author="WZK" w:date="2020-08-21T19:03:07Z">
        <w:r>
          <w:rPr>
            <w:rFonts w:hint="eastAsia" w:eastAsia="SimSun"/>
            <w:b w:val="0"/>
            <w:bCs w:val="0"/>
            <w:lang w:val="en-US" w:eastAsia="zh-CN"/>
          </w:rPr>
          <w:t xml:space="preserve">y </w:t>
        </w:r>
      </w:ins>
      <w:ins w:id="573" w:author="WZK" w:date="2020-08-21T19:02:52Z">
        <w:r>
          <w:rPr>
            <w:rFonts w:hint="eastAsia" w:eastAsia="SimSun"/>
            <w:b w:val="0"/>
            <w:bCs w:val="0"/>
            <w:lang w:val="en-US" w:eastAsia="zh-CN"/>
          </w:rPr>
          <w:t>inter</w:t>
        </w:r>
      </w:ins>
      <w:ins w:id="574" w:author="WZK" w:date="2020-08-21T19:02:53Z">
        <w:r>
          <w:rPr>
            <w:rFonts w:hint="eastAsia" w:eastAsia="SimSun"/>
            <w:b w:val="0"/>
            <w:bCs w:val="0"/>
            <w:lang w:val="en-US" w:eastAsia="zh-CN"/>
          </w:rPr>
          <w:t>media</w:t>
        </w:r>
      </w:ins>
      <w:ins w:id="575" w:author="WZK" w:date="2020-08-21T19:02:54Z">
        <w:r>
          <w:rPr>
            <w:rFonts w:hint="eastAsia" w:eastAsia="SimSun"/>
            <w:b w:val="0"/>
            <w:bCs w:val="0"/>
            <w:lang w:val="en-US" w:eastAsia="zh-CN"/>
          </w:rPr>
          <w:t>te results</w:t>
        </w:r>
      </w:ins>
      <w:del w:id="576" w:author="WZK" w:date="2020-08-21T19:05:04Z">
        <w:r>
          <w:rPr>
            <w:b w:val="0"/>
            <w:bCs w:val="0"/>
            <w:rPrChange w:id="577" w:author="WZK" w:date="2020-08-21T19:01:32Z">
              <w:rPr/>
            </w:rPrChange>
          </w:rPr>
          <w:delText>caused by the intermediate results of the edge calculation is the main factor</w:delText>
        </w:r>
      </w:del>
      <w:ins w:id="578" w:author="AugF" w:date="2020-08-21T10:48:29Z">
        <w:del w:id="579" w:author="WZK" w:date="2020-08-21T19:05:04Z">
          <w:r>
            <w:rPr>
              <w:rFonts w:hint="default" w:eastAsia="宋体"/>
              <w:b w:val="0"/>
              <w:bCs w:val="0"/>
              <w:lang w:val="en-US" w:eastAsia="zh-CN"/>
              <w:rPrChange w:id="580" w:author="WZK" w:date="2020-08-21T19:01:32Z">
                <w:rPr>
                  <w:rFonts w:hint="eastAsia" w:eastAsia="宋体"/>
                  <w:b/>
                  <w:bCs/>
                  <w:lang w:val="en-US" w:eastAsia="zh-CN"/>
                </w:rPr>
              </w:rPrChange>
            </w:rPr>
            <w:delText>.</w:delText>
          </w:r>
        </w:del>
      </w:ins>
      <w:ins w:id="581" w:author="AugF" w:date="2020-08-21T10:48:30Z">
        <w:del w:id="582" w:author="WZK" w:date="2020-08-21T19:05:04Z">
          <w:r>
            <w:rPr>
              <w:rFonts w:hint="default" w:eastAsia="宋体"/>
              <w:b w:val="0"/>
              <w:bCs w:val="0"/>
              <w:lang w:val="en-US" w:eastAsia="zh-CN"/>
              <w:rPrChange w:id="583" w:author="WZK" w:date="2020-08-21T19:01:32Z">
                <w:rPr>
                  <w:rFonts w:hint="eastAsia" w:eastAsia="宋体"/>
                  <w:b/>
                  <w:bCs/>
                  <w:lang w:val="en-US" w:eastAsia="zh-CN"/>
                </w:rPr>
              </w:rPrChange>
            </w:rPr>
            <w:delText xml:space="preserve"> I</w:delText>
          </w:r>
        </w:del>
      </w:ins>
      <w:ins w:id="584" w:author="AugF" w:date="2020-08-21T10:48:31Z">
        <w:del w:id="585" w:author="WZK" w:date="2020-08-21T19:05:04Z">
          <w:r>
            <w:rPr>
              <w:rFonts w:hint="default" w:eastAsia="宋体"/>
              <w:b w:val="0"/>
              <w:bCs w:val="0"/>
              <w:lang w:val="en-US" w:eastAsia="zh-CN"/>
              <w:rPrChange w:id="586" w:author="WZK" w:date="2020-08-21T19:01:32Z">
                <w:rPr>
                  <w:rFonts w:hint="eastAsia" w:eastAsia="宋体"/>
                  <w:b/>
                  <w:bCs/>
                  <w:lang w:val="en-US" w:eastAsia="zh-CN"/>
                </w:rPr>
              </w:rPrChange>
            </w:rPr>
            <w:delText xml:space="preserve">t </w:delText>
          </w:r>
        </w:del>
      </w:ins>
      <w:del w:id="587" w:author="WZK" w:date="2020-08-21T19:05:04Z">
        <w:r>
          <w:rPr>
            <w:b w:val="0"/>
            <w:bCs w:val="0"/>
            <w:rPrChange w:id="588" w:author="WZK" w:date="2020-08-21T19:01:32Z">
              <w:rPr/>
            </w:rPrChange>
          </w:rPr>
          <w:delText xml:space="preserve"> </w:delText>
        </w:r>
      </w:del>
      <w:del w:id="589" w:author="WZK" w:date="2020-08-21T19:05:04Z">
        <w:r>
          <w:rPr>
            <w:b w:val="0"/>
            <w:bCs w:val="0"/>
            <w:rPrChange w:id="590" w:author="WZK" w:date="2020-08-21T19:01:32Z">
              <w:rPr/>
            </w:rPrChange>
          </w:rPr>
          <w:delText>t</w:delText>
        </w:r>
      </w:del>
      <w:del w:id="591" w:author="WZK" w:date="2020-08-21T19:05:04Z">
        <w:r>
          <w:rPr>
            <w:b w:val="0"/>
            <w:bCs w:val="0"/>
            <w:rPrChange w:id="592" w:author="WZK" w:date="2020-08-21T19:01:32Z">
              <w:rPr/>
            </w:rPrChange>
          </w:rPr>
          <w:delText>h</w:delText>
        </w:r>
      </w:del>
      <w:del w:id="593" w:author="WZK" w:date="2020-08-21T19:05:04Z">
        <w:r>
          <w:rPr>
            <w:b w:val="0"/>
            <w:bCs w:val="0"/>
            <w:rPrChange w:id="594" w:author="WZK" w:date="2020-08-21T19:01:32Z">
              <w:rPr/>
            </w:rPrChange>
          </w:rPr>
          <w:delText>a</w:delText>
        </w:r>
      </w:del>
      <w:del w:id="595" w:author="WZK" w:date="2020-08-21T19:05:04Z">
        <w:r>
          <w:rPr>
            <w:b w:val="0"/>
            <w:bCs w:val="0"/>
            <w:rPrChange w:id="596" w:author="WZK" w:date="2020-08-21T19:01:32Z">
              <w:rPr/>
            </w:rPrChange>
          </w:rPr>
          <w:delText>t</w:delText>
        </w:r>
      </w:del>
      <w:del w:id="597" w:author="WZK" w:date="2020-08-21T19:05:04Z">
        <w:r>
          <w:rPr>
            <w:b w:val="0"/>
            <w:bCs w:val="0"/>
            <w:rPrChange w:id="598" w:author="WZK" w:date="2020-08-21T19:01:32Z">
              <w:rPr/>
            </w:rPrChange>
          </w:rPr>
          <w:delText xml:space="preserve"> </w:delText>
        </w:r>
      </w:del>
      <w:del w:id="599" w:author="WZK" w:date="2020-08-21T19:05:04Z">
        <w:r>
          <w:rPr>
            <w:b w:val="0"/>
            <w:bCs w:val="0"/>
            <w:rPrChange w:id="600" w:author="WZK" w:date="2020-08-21T19:01:32Z">
              <w:rPr/>
            </w:rPrChange>
          </w:rPr>
          <w:delText xml:space="preserve">prevents us from training </w:delText>
        </w:r>
      </w:del>
      <w:del w:id="601" w:author="WZK" w:date="2020-08-21T19:05:04Z">
        <w:r>
          <w:rPr>
            <w:b w:val="0"/>
            <w:bCs w:val="0"/>
            <w:rPrChange w:id="602" w:author="WZK" w:date="2020-08-21T19:01:32Z">
              <w:rPr/>
            </w:rPrChange>
          </w:rPr>
          <w:delText xml:space="preserve">big </w:delText>
        </w:r>
      </w:del>
      <w:ins w:id="603" w:author="Dell" w:date="2020-08-19T16:36:00Z">
        <w:del w:id="604" w:author="WZK" w:date="2020-08-21T19:05:04Z">
          <w:r>
            <w:rPr>
              <w:b w:val="0"/>
              <w:bCs w:val="0"/>
              <w:rPrChange w:id="605" w:author="WZK" w:date="2020-08-21T19:01:32Z">
                <w:rPr/>
              </w:rPrChange>
            </w:rPr>
            <w:delText xml:space="preserve">large scale </w:delText>
          </w:r>
        </w:del>
      </w:ins>
      <w:del w:id="606" w:author="WZK" w:date="2020-08-21T19:05:04Z">
        <w:r>
          <w:rPr>
            <w:b w:val="0"/>
            <w:bCs w:val="0"/>
            <w:rPrChange w:id="607" w:author="WZK" w:date="2020-08-21T19:01:32Z">
              <w:rPr/>
            </w:rPrChange>
          </w:rPr>
          <w:delText>graphs on GPU</w:delText>
        </w:r>
      </w:del>
      <w:ins w:id="608" w:author="Dell" w:date="2020-08-19T16:36:00Z">
        <w:del w:id="609" w:author="WZK" w:date="2020-08-21T19:05:04Z">
          <w:r>
            <w:rPr>
              <w:b w:val="0"/>
              <w:bCs w:val="0"/>
              <w:rPrChange w:id="610" w:author="WZK" w:date="2020-08-21T19:01:32Z">
                <w:rPr/>
              </w:rPrChange>
            </w:rPr>
            <w:delText>s</w:delText>
          </w:r>
        </w:del>
      </w:ins>
      <w:del w:id="611" w:author="WZK" w:date="2020-08-21T19:05:04Z">
        <w:r>
          <w:rPr>
            <w:b w:val="0"/>
            <w:bCs w:val="0"/>
            <w:rPrChange w:id="612" w:author="WZK" w:date="2020-08-21T19:01:32Z">
              <w:rPr/>
            </w:rPrChange>
          </w:rPr>
          <w:delText>.</w:delText>
        </w:r>
      </w:del>
      <w:ins w:id="613" w:author="WZK" w:date="2020-08-21T19:05:05Z">
        <w:r>
          <w:rPr>
            <w:rFonts w:hint="eastAsia" w:eastAsia="SimSun"/>
            <w:b w:val="0"/>
            <w:bCs w:val="0"/>
            <w:lang w:val="en-US" w:eastAsia="zh-CN"/>
          </w:rPr>
          <w:t xml:space="preserve">. </w:t>
        </w:r>
      </w:ins>
      <w:ins w:id="614" w:author="WZK" w:date="2020-08-21T19:07:21Z">
        <w:r>
          <w:rPr>
            <w:rFonts w:hint="eastAsia" w:eastAsia="SimSun"/>
            <w:b w:val="0"/>
            <w:bCs w:val="0"/>
            <w:lang w:val="en-US" w:eastAsia="zh-CN"/>
          </w:rPr>
          <w:t xml:space="preserve">They are </w:t>
        </w:r>
      </w:ins>
      <w:ins w:id="615" w:author="WZK" w:date="2020-08-21T19:07:22Z">
        <w:r>
          <w:rPr>
            <w:rFonts w:hint="eastAsia" w:eastAsia="SimSun"/>
            <w:b w:val="0"/>
            <w:bCs w:val="0"/>
            <w:lang w:val="en-US" w:eastAsia="zh-CN"/>
          </w:rPr>
          <w:t xml:space="preserve">an </w:t>
        </w:r>
      </w:ins>
      <w:ins w:id="616" w:author="WZK" w:date="2020-08-21T19:07:23Z">
        <w:r>
          <w:rPr>
            <w:rFonts w:hint="eastAsia" w:eastAsia="SimSun"/>
            <w:b w:val="0"/>
            <w:bCs w:val="0"/>
            <w:lang w:val="en-US" w:eastAsia="zh-CN"/>
          </w:rPr>
          <w:t>order o</w:t>
        </w:r>
      </w:ins>
      <w:ins w:id="617" w:author="WZK" w:date="2020-08-21T19:07:24Z">
        <w:r>
          <w:rPr>
            <w:rFonts w:hint="eastAsia" w:eastAsia="SimSun"/>
            <w:b w:val="0"/>
            <w:bCs w:val="0"/>
            <w:lang w:val="en-US" w:eastAsia="zh-CN"/>
          </w:rPr>
          <w:t>f magn</w:t>
        </w:r>
      </w:ins>
      <w:ins w:id="618" w:author="WZK" w:date="2020-08-21T19:07:25Z">
        <w:r>
          <w:rPr>
            <w:rFonts w:hint="eastAsia" w:eastAsia="SimSun"/>
            <w:b w:val="0"/>
            <w:bCs w:val="0"/>
            <w:lang w:val="en-US" w:eastAsia="zh-CN"/>
          </w:rPr>
          <w:t>i</w:t>
        </w:r>
      </w:ins>
      <w:ins w:id="619" w:author="WZK" w:date="2020-08-21T19:07:28Z">
        <w:r>
          <w:rPr>
            <w:rFonts w:hint="eastAsia" w:eastAsia="SimSun"/>
            <w:b w:val="0"/>
            <w:bCs w:val="0"/>
            <w:lang w:val="en-US" w:eastAsia="zh-CN"/>
          </w:rPr>
          <w:t xml:space="preserve">tude </w:t>
        </w:r>
      </w:ins>
      <w:ins w:id="620" w:author="WZK" w:date="2020-08-21T19:07:29Z">
        <w:r>
          <w:rPr>
            <w:rFonts w:hint="eastAsia" w:eastAsia="SimSun"/>
            <w:b w:val="0"/>
            <w:bCs w:val="0"/>
            <w:lang w:val="en-US" w:eastAsia="zh-CN"/>
          </w:rPr>
          <w:t>larger</w:t>
        </w:r>
      </w:ins>
      <w:ins w:id="621" w:author="WZK" w:date="2020-08-21T19:07:30Z">
        <w:r>
          <w:rPr>
            <w:rFonts w:hint="eastAsia" w:eastAsia="SimSun"/>
            <w:b w:val="0"/>
            <w:bCs w:val="0"/>
            <w:lang w:val="en-US" w:eastAsia="zh-CN"/>
          </w:rPr>
          <w:t xml:space="preserve"> than </w:t>
        </w:r>
      </w:ins>
      <w:ins w:id="622" w:author="WZK" w:date="2020-08-21T19:07:34Z">
        <w:r>
          <w:rPr>
            <w:rFonts w:hint="eastAsia" w:eastAsia="SimSun"/>
            <w:b w:val="0"/>
            <w:bCs w:val="0"/>
            <w:lang w:val="en-US" w:eastAsia="zh-CN"/>
          </w:rPr>
          <w:t>the data</w:t>
        </w:r>
      </w:ins>
      <w:ins w:id="623" w:author="WZK" w:date="2020-08-21T19:07:35Z">
        <w:r>
          <w:rPr>
            <w:rFonts w:hint="eastAsia" w:eastAsia="SimSun"/>
            <w:b w:val="0"/>
            <w:bCs w:val="0"/>
            <w:lang w:val="en-US" w:eastAsia="zh-CN"/>
          </w:rPr>
          <w:t>set its</w:t>
        </w:r>
      </w:ins>
      <w:ins w:id="624" w:author="WZK" w:date="2020-08-21T19:07:36Z">
        <w:r>
          <w:rPr>
            <w:rFonts w:hint="eastAsia" w:eastAsia="SimSun"/>
            <w:b w:val="0"/>
            <w:bCs w:val="0"/>
            <w:lang w:val="en-US" w:eastAsia="zh-CN"/>
          </w:rPr>
          <w:t>elf</w:t>
        </w:r>
      </w:ins>
      <w:ins w:id="625" w:author="WZK" w:date="2020-08-21T19:06:15Z">
        <w:r>
          <w:rPr>
            <w:rFonts w:hint="eastAsia" w:eastAsia="SimSun"/>
            <w:b w:val="0"/>
            <w:bCs w:val="0"/>
            <w:lang w:val="en-US" w:eastAsia="zh-CN"/>
          </w:rPr>
          <w:t>.</w:t>
        </w:r>
      </w:ins>
      <w:ins w:id="626" w:author="WZK" w:date="2020-08-21T19:07:40Z">
        <w:r>
          <w:rPr>
            <w:rFonts w:hint="eastAsia" w:eastAsia="SimSun"/>
            <w:b w:val="0"/>
            <w:bCs w:val="0"/>
            <w:lang w:val="en-US" w:eastAsia="zh-CN"/>
          </w:rPr>
          <w:t xml:space="preserve"> As G</w:t>
        </w:r>
      </w:ins>
      <w:ins w:id="627" w:author="WZK" w:date="2020-08-21T19:07:41Z">
        <w:r>
          <w:rPr>
            <w:rFonts w:hint="eastAsia" w:eastAsia="SimSun"/>
            <w:b w:val="0"/>
            <w:bCs w:val="0"/>
            <w:lang w:val="en-US" w:eastAsia="zh-CN"/>
          </w:rPr>
          <w:t>PUs ha</w:t>
        </w:r>
      </w:ins>
      <w:ins w:id="628" w:author="WZK" w:date="2020-08-21T19:07:42Z">
        <w:r>
          <w:rPr>
            <w:rFonts w:hint="eastAsia" w:eastAsia="SimSun"/>
            <w:b w:val="0"/>
            <w:bCs w:val="0"/>
            <w:lang w:val="en-US" w:eastAsia="zh-CN"/>
          </w:rPr>
          <w:t xml:space="preserve">ve </w:t>
        </w:r>
      </w:ins>
      <w:ins w:id="629" w:author="WZK" w:date="2020-08-21T19:07:43Z">
        <w:r>
          <w:rPr>
            <w:rFonts w:hint="eastAsia" w:eastAsia="SimSun"/>
            <w:b w:val="0"/>
            <w:bCs w:val="0"/>
            <w:lang w:val="en-US" w:eastAsia="zh-CN"/>
          </w:rPr>
          <w:t>limi</w:t>
        </w:r>
      </w:ins>
      <w:ins w:id="630" w:author="WZK" w:date="2020-08-21T19:07:44Z">
        <w:r>
          <w:rPr>
            <w:rFonts w:hint="eastAsia" w:eastAsia="SimSun"/>
            <w:b w:val="0"/>
            <w:bCs w:val="0"/>
            <w:lang w:val="en-US" w:eastAsia="zh-CN"/>
          </w:rPr>
          <w:t xml:space="preserve">ted </w:t>
        </w:r>
      </w:ins>
      <w:ins w:id="631" w:author="WZK" w:date="2020-08-21T19:07:45Z">
        <w:r>
          <w:rPr>
            <w:rFonts w:hint="eastAsia" w:eastAsia="SimSun"/>
            <w:b w:val="0"/>
            <w:bCs w:val="0"/>
            <w:lang w:val="en-US" w:eastAsia="zh-CN"/>
          </w:rPr>
          <w:t>on-ch</w:t>
        </w:r>
      </w:ins>
      <w:ins w:id="632" w:author="WZK" w:date="2020-08-21T19:07:46Z">
        <w:r>
          <w:rPr>
            <w:rFonts w:hint="eastAsia" w:eastAsia="SimSun"/>
            <w:b w:val="0"/>
            <w:bCs w:val="0"/>
            <w:lang w:val="en-US" w:eastAsia="zh-CN"/>
          </w:rPr>
          <w:t>ip memory</w:t>
        </w:r>
      </w:ins>
      <w:ins w:id="633" w:author="WZK" w:date="2020-08-21T19:07:47Z">
        <w:r>
          <w:rPr>
            <w:rFonts w:hint="eastAsia" w:eastAsia="SimSun"/>
            <w:b w:val="0"/>
            <w:bCs w:val="0"/>
            <w:lang w:val="en-US" w:eastAsia="zh-CN"/>
          </w:rPr>
          <w:t xml:space="preserve">, </w:t>
        </w:r>
      </w:ins>
      <w:ins w:id="634" w:author="WZK" w:date="2020-08-21T19:07:48Z">
        <w:r>
          <w:rPr>
            <w:rFonts w:hint="eastAsia" w:eastAsia="SimSun"/>
            <w:b w:val="0"/>
            <w:bCs w:val="0"/>
            <w:lang w:val="en-US" w:eastAsia="zh-CN"/>
          </w:rPr>
          <w:t>the h</w:t>
        </w:r>
      </w:ins>
      <w:ins w:id="635" w:author="WZK" w:date="2020-08-21T19:07:49Z">
        <w:r>
          <w:rPr>
            <w:rFonts w:hint="eastAsia" w:eastAsia="SimSun"/>
            <w:b w:val="0"/>
            <w:bCs w:val="0"/>
            <w:lang w:val="en-US" w:eastAsia="zh-CN"/>
          </w:rPr>
          <w:t>igh memory</w:t>
        </w:r>
      </w:ins>
      <w:ins w:id="636" w:author="WZK" w:date="2020-08-21T19:07:50Z">
        <w:r>
          <w:rPr>
            <w:rFonts w:hint="eastAsia" w:eastAsia="SimSun"/>
            <w:b w:val="0"/>
            <w:bCs w:val="0"/>
            <w:lang w:val="en-US" w:eastAsia="zh-CN"/>
          </w:rPr>
          <w:t xml:space="preserve"> con</w:t>
        </w:r>
      </w:ins>
      <w:ins w:id="637" w:author="WZK" w:date="2020-08-21T19:07:51Z">
        <w:r>
          <w:rPr>
            <w:rFonts w:hint="eastAsia" w:eastAsia="SimSun"/>
            <w:b w:val="0"/>
            <w:bCs w:val="0"/>
            <w:lang w:val="en-US" w:eastAsia="zh-CN"/>
          </w:rPr>
          <w:t>su</w:t>
        </w:r>
      </w:ins>
      <w:ins w:id="638" w:author="WZK" w:date="2020-08-21T19:07:53Z">
        <w:r>
          <w:rPr>
            <w:rFonts w:hint="eastAsia" w:eastAsia="SimSun"/>
            <w:b w:val="0"/>
            <w:bCs w:val="0"/>
            <w:lang w:val="en-US" w:eastAsia="zh-CN"/>
          </w:rPr>
          <w:t>mption</w:t>
        </w:r>
      </w:ins>
      <w:ins w:id="639" w:author="WZK" w:date="2020-08-21T19:07:54Z">
        <w:r>
          <w:rPr>
            <w:rFonts w:hint="eastAsia" w:eastAsia="SimSun"/>
            <w:b w:val="0"/>
            <w:bCs w:val="0"/>
            <w:lang w:val="en-US" w:eastAsia="zh-CN"/>
          </w:rPr>
          <w:t xml:space="preserve"> pre</w:t>
        </w:r>
      </w:ins>
      <w:ins w:id="640" w:author="WZK" w:date="2020-08-21T19:07:55Z">
        <w:r>
          <w:rPr>
            <w:rFonts w:hint="eastAsia" w:eastAsia="SimSun"/>
            <w:b w:val="0"/>
            <w:bCs w:val="0"/>
            <w:lang w:val="en-US" w:eastAsia="zh-CN"/>
          </w:rPr>
          <w:t>vents</w:t>
        </w:r>
      </w:ins>
      <w:ins w:id="641" w:author="WZK" w:date="2020-08-21T19:07:56Z">
        <w:r>
          <w:rPr>
            <w:rFonts w:hint="eastAsia" w:eastAsia="SimSun"/>
            <w:b w:val="0"/>
            <w:bCs w:val="0"/>
            <w:lang w:val="en-US" w:eastAsia="zh-CN"/>
          </w:rPr>
          <w:t xml:space="preserve"> </w:t>
        </w:r>
      </w:ins>
      <w:ins w:id="642" w:author="WZK" w:date="2020-08-21T19:07:57Z">
        <w:r>
          <w:rPr>
            <w:rFonts w:hint="eastAsia" w:eastAsia="SimSun"/>
            <w:b w:val="0"/>
            <w:bCs w:val="0"/>
            <w:lang w:val="en-US" w:eastAsia="zh-CN"/>
          </w:rPr>
          <w:t>us</w:t>
        </w:r>
      </w:ins>
      <w:ins w:id="643" w:author="WZK" w:date="2020-08-21T20:10:28Z">
        <w:r>
          <w:rPr>
            <w:rFonts w:hint="eastAsia" w:eastAsia="SimSun"/>
            <w:b w:val="0"/>
            <w:bCs w:val="0"/>
            <w:lang w:val="en-US" w:eastAsia="zh-CN"/>
          </w:rPr>
          <w:t xml:space="preserve"> fr</w:t>
        </w:r>
      </w:ins>
      <w:ins w:id="644" w:author="WZK" w:date="2020-08-21T20:10:29Z">
        <w:r>
          <w:rPr>
            <w:rFonts w:hint="eastAsia" w:eastAsia="SimSun"/>
            <w:b w:val="0"/>
            <w:bCs w:val="0"/>
            <w:lang w:val="en-US" w:eastAsia="zh-CN"/>
          </w:rPr>
          <w:t>om</w:t>
        </w:r>
      </w:ins>
      <w:ins w:id="645" w:author="WZK" w:date="2020-08-21T19:07:58Z">
        <w:r>
          <w:rPr>
            <w:rFonts w:hint="eastAsia" w:eastAsia="SimSun"/>
            <w:b w:val="0"/>
            <w:bCs w:val="0"/>
            <w:lang w:val="en-US" w:eastAsia="zh-CN"/>
          </w:rPr>
          <w:t xml:space="preserve"> tra</w:t>
        </w:r>
      </w:ins>
      <w:ins w:id="646" w:author="WZK" w:date="2020-08-21T19:07:59Z">
        <w:r>
          <w:rPr>
            <w:rFonts w:hint="eastAsia" w:eastAsia="SimSun"/>
            <w:b w:val="0"/>
            <w:bCs w:val="0"/>
            <w:lang w:val="en-US" w:eastAsia="zh-CN"/>
          </w:rPr>
          <w:t>ining bi</w:t>
        </w:r>
      </w:ins>
      <w:ins w:id="647" w:author="WZK" w:date="2020-08-21T19:08:00Z">
        <w:r>
          <w:rPr>
            <w:rFonts w:hint="eastAsia" w:eastAsia="SimSun"/>
            <w:b w:val="0"/>
            <w:bCs w:val="0"/>
            <w:lang w:val="en-US" w:eastAsia="zh-CN"/>
          </w:rPr>
          <w:t>g graphs on</w:t>
        </w:r>
      </w:ins>
      <w:ins w:id="648" w:author="WZK" w:date="2020-08-21T19:08:01Z">
        <w:r>
          <w:rPr>
            <w:rFonts w:hint="eastAsia" w:eastAsia="SimSun"/>
            <w:b w:val="0"/>
            <w:bCs w:val="0"/>
            <w:lang w:val="en-US" w:eastAsia="zh-CN"/>
          </w:rPr>
          <w:t xml:space="preserve"> GNNs.</w:t>
        </w:r>
      </w:ins>
    </w:p>
    <w:p>
      <w:pPr>
        <w:numPr>
          <w:ilvl w:val="0"/>
          <w:numId w:val="2"/>
        </w:numPr>
      </w:pPr>
      <w:r>
        <w:rPr>
          <w:b/>
          <w:bCs/>
          <w:rPrChange w:id="649" w:author="AugF" w:date="2020-08-19T20:09:06Z">
            <w:rPr/>
          </w:rPrChange>
        </w:rPr>
        <w:t xml:space="preserve">The sampling techniques can significantly reduce </w:t>
      </w:r>
      <w:del w:id="650" w:author="WZK" w:date="2020-08-21T20:10:40Z">
        <w:r>
          <w:rPr>
            <w:b/>
            <w:bCs/>
            <w:rPrChange w:id="651" w:author="AugF" w:date="2020-08-19T20:09:06Z">
              <w:rPr/>
            </w:rPrChange>
          </w:rPr>
          <w:delText xml:space="preserve">the </w:delText>
        </w:r>
      </w:del>
      <w:r>
        <w:rPr>
          <w:b/>
          <w:bCs/>
          <w:rPrChange w:id="652" w:author="AugF" w:date="2020-08-19T20:09:06Z">
            <w:rPr/>
          </w:rPrChange>
        </w:rPr>
        <w:t>training time and memory usage</w:t>
      </w:r>
      <w:ins w:id="653" w:author="WZK" w:date="2020-08-21T19:14:13Z">
        <w:r>
          <w:rPr>
            <w:rFonts w:hint="eastAsia" w:eastAsia="SimSun"/>
            <w:b/>
            <w:bCs/>
            <w:lang w:val="en-US" w:eastAsia="zh-CN"/>
          </w:rPr>
          <w:t>.</w:t>
        </w:r>
      </w:ins>
      <w:ins w:id="654" w:author="WZK" w:date="2020-08-21T19:14:14Z">
        <w:r>
          <w:rPr>
            <w:rFonts w:hint="eastAsia" w:eastAsia="SimSun"/>
            <w:b/>
            <w:bCs/>
            <w:lang w:val="en-US" w:eastAsia="zh-CN"/>
          </w:rPr>
          <w:t xml:space="preserve"> </w:t>
        </w:r>
      </w:ins>
      <w:ins w:id="655" w:author="WZK" w:date="2020-08-21T19:14:14Z">
        <w:r>
          <w:rPr>
            <w:rFonts w:hint="eastAsia" w:eastAsia="SimSun"/>
            <w:b w:val="0"/>
            <w:bCs w:val="0"/>
            <w:lang w:val="en-US" w:eastAsia="zh-CN"/>
            <w:rPrChange w:id="656" w:author="WZK" w:date="2020-08-21T19:14:18Z">
              <w:rPr>
                <w:rFonts w:hint="eastAsia" w:eastAsia="SimSun"/>
                <w:b/>
                <w:bCs/>
                <w:lang w:val="en-US" w:eastAsia="zh-CN"/>
              </w:rPr>
            </w:rPrChange>
          </w:rPr>
          <w:t>They</w:t>
        </w:r>
      </w:ins>
      <w:del w:id="657" w:author="WZK" w:date="2020-08-21T19:14:17Z">
        <w:r>
          <w:rPr>
            <w:b w:val="0"/>
            <w:bCs w:val="0"/>
            <w:rPrChange w:id="658" w:author="WZK" w:date="2020-08-21T19:14:18Z">
              <w:rPr/>
            </w:rPrChange>
          </w:rPr>
          <w:delText>,</w:delText>
        </w:r>
      </w:del>
      <w:del w:id="659" w:author="WZK" w:date="2020-08-21T19:14:17Z">
        <w:r>
          <w:rPr>
            <w:b w:val="0"/>
            <w:bCs w:val="0"/>
            <w:rPrChange w:id="660" w:author="WZK" w:date="2020-08-21T19:14:18Z">
              <w:rPr/>
            </w:rPrChange>
          </w:rPr>
          <w:delText xml:space="preserve"> </w:delText>
        </w:r>
      </w:del>
      <w:del w:id="661" w:author="WZK" w:date="2020-08-21T19:14:17Z">
        <w:r>
          <w:rPr>
            <w:b w:val="0"/>
            <w:bCs w:val="0"/>
            <w:rPrChange w:id="662" w:author="WZK" w:date="2020-08-21T19:14:18Z">
              <w:rPr/>
            </w:rPrChange>
          </w:rPr>
          <w:delText xml:space="preserve">but the </w:delText>
        </w:r>
      </w:del>
      <w:ins w:id="663" w:author="Dell" w:date="2020-08-19T16:36:00Z">
        <w:del w:id="664" w:author="WZK" w:date="2020-08-21T19:14:17Z">
          <w:r>
            <w:rPr>
              <w:b w:val="0"/>
              <w:bCs w:val="0"/>
              <w:rPrChange w:id="665" w:author="WZK" w:date="2020-08-21T19:14:18Z">
                <w:rPr/>
              </w:rPrChange>
            </w:rPr>
            <w:delText xml:space="preserve">existing </w:delText>
          </w:r>
        </w:del>
      </w:ins>
      <w:del w:id="666" w:author="WZK" w:date="2020-08-21T19:14:17Z">
        <w:r>
          <w:rPr>
            <w:b w:val="0"/>
            <w:bCs w:val="0"/>
            <w:rPrChange w:id="667" w:author="WZK" w:date="2020-08-21T19:14:18Z">
              <w:rPr/>
            </w:rPrChange>
          </w:rPr>
          <w:delText>implementation is still inefficient</w:delText>
        </w:r>
      </w:del>
      <w:del w:id="668" w:author="WZK" w:date="2020-08-21T19:14:17Z">
        <w:r>
          <w:rPr/>
          <w:delText xml:space="preserve">. </w:delText>
        </w:r>
      </w:del>
      <w:ins w:id="669" w:author="WZK" w:date="2020-08-21T19:08:43Z">
        <w:r>
          <w:rPr>
            <w:rFonts w:hint="eastAsia" w:eastAsia="SimSun"/>
            <w:lang w:val="en-US" w:eastAsia="zh-CN"/>
          </w:rPr>
          <w:t xml:space="preserve"> </w:t>
        </w:r>
      </w:ins>
      <w:ins w:id="670" w:author="WZK" w:date="2020-08-21T19:11:56Z">
        <w:r>
          <w:rPr>
            <w:rFonts w:hint="eastAsia" w:eastAsia="SimSun"/>
            <w:lang w:val="en-US" w:eastAsia="zh-CN"/>
          </w:rPr>
          <w:t>a</w:t>
        </w:r>
      </w:ins>
      <w:ins w:id="671" w:author="WZK" w:date="2020-08-21T19:11:57Z">
        <w:r>
          <w:rPr>
            <w:rFonts w:hint="eastAsia" w:eastAsia="SimSun"/>
            <w:lang w:val="en-US" w:eastAsia="zh-CN"/>
          </w:rPr>
          <w:t>re esse</w:t>
        </w:r>
      </w:ins>
      <w:ins w:id="672" w:author="WZK" w:date="2020-08-21T19:11:58Z">
        <w:r>
          <w:rPr>
            <w:rFonts w:hint="eastAsia" w:eastAsia="SimSun"/>
            <w:lang w:val="en-US" w:eastAsia="zh-CN"/>
          </w:rPr>
          <w:t xml:space="preserve">ntial </w:t>
        </w:r>
      </w:ins>
      <w:ins w:id="673" w:author="WZK" w:date="2020-08-21T19:12:01Z">
        <w:r>
          <w:rPr>
            <w:rFonts w:hint="eastAsia" w:eastAsia="SimSun"/>
            <w:lang w:val="en-US" w:eastAsia="zh-CN"/>
          </w:rPr>
          <w:t xml:space="preserve">for </w:t>
        </w:r>
      </w:ins>
      <w:ins w:id="674" w:author="WZK" w:date="2020-08-21T19:13:00Z">
        <w:r>
          <w:rPr>
            <w:rFonts w:hint="eastAsia" w:eastAsia="SimSun"/>
            <w:lang w:val="en-US" w:eastAsia="zh-CN"/>
          </w:rPr>
          <w:t>traini</w:t>
        </w:r>
      </w:ins>
      <w:ins w:id="675" w:author="WZK" w:date="2020-08-21T19:13:01Z">
        <w:r>
          <w:rPr>
            <w:rFonts w:hint="eastAsia" w:eastAsia="SimSun"/>
            <w:lang w:val="en-US" w:eastAsia="zh-CN"/>
          </w:rPr>
          <w:t xml:space="preserve">ng </w:t>
        </w:r>
      </w:ins>
      <w:ins w:id="676" w:author="WZK" w:date="2020-08-21T19:08:46Z">
        <w:r>
          <w:rPr>
            <w:rFonts w:hint="eastAsia" w:eastAsia="SimSun"/>
            <w:lang w:val="en-US" w:eastAsia="zh-CN"/>
          </w:rPr>
          <w:t>bi</w:t>
        </w:r>
      </w:ins>
      <w:ins w:id="677" w:author="WZK" w:date="2020-08-21T19:08:47Z">
        <w:r>
          <w:rPr>
            <w:rFonts w:hint="eastAsia" w:eastAsia="SimSun"/>
            <w:lang w:val="en-US" w:eastAsia="zh-CN"/>
          </w:rPr>
          <w:t>g graphs</w:t>
        </w:r>
      </w:ins>
      <w:ins w:id="678" w:author="WZK" w:date="2020-08-21T19:08:48Z">
        <w:r>
          <w:rPr>
            <w:rFonts w:hint="eastAsia" w:eastAsia="SimSun"/>
            <w:lang w:val="en-US" w:eastAsia="zh-CN"/>
          </w:rPr>
          <w:t xml:space="preserve"> </w:t>
        </w:r>
      </w:ins>
      <w:ins w:id="679" w:author="WZK" w:date="2020-08-21T19:08:49Z">
        <w:r>
          <w:rPr>
            <w:rFonts w:hint="eastAsia" w:eastAsia="SimSun"/>
            <w:lang w:val="en-US" w:eastAsia="zh-CN"/>
          </w:rPr>
          <w:t>on</w:t>
        </w:r>
      </w:ins>
      <w:ins w:id="680" w:author="WZK" w:date="2020-08-21T19:08:50Z">
        <w:r>
          <w:rPr>
            <w:rFonts w:hint="eastAsia" w:eastAsia="SimSun"/>
            <w:lang w:val="en-US" w:eastAsia="zh-CN"/>
          </w:rPr>
          <w:t xml:space="preserve"> GPU</w:t>
        </w:r>
      </w:ins>
      <w:ins w:id="681" w:author="WZK" w:date="2020-08-21T19:09:04Z">
        <w:r>
          <w:rPr>
            <w:rFonts w:hint="eastAsia" w:eastAsia="SimSun"/>
            <w:lang w:val="en-US" w:eastAsia="zh-CN"/>
          </w:rPr>
          <w:t>s</w:t>
        </w:r>
      </w:ins>
      <w:ins w:id="682" w:author="WZK" w:date="2020-08-21T19:12:03Z">
        <w:r>
          <w:rPr>
            <w:rFonts w:hint="eastAsia" w:eastAsia="SimSun"/>
            <w:lang w:val="en-US" w:eastAsia="zh-CN"/>
          </w:rPr>
          <w:t>.</w:t>
        </w:r>
      </w:ins>
      <w:ins w:id="683" w:author="WZK" w:date="2020-08-21T19:12:09Z">
        <w:r>
          <w:rPr>
            <w:rFonts w:hint="eastAsia" w:eastAsia="SimSun"/>
            <w:lang w:val="en-US" w:eastAsia="zh-CN"/>
          </w:rPr>
          <w:t xml:space="preserve"> </w:t>
        </w:r>
      </w:ins>
      <w:ins w:id="684" w:author="WZK" w:date="2020-08-21T19:14:22Z">
        <w:r>
          <w:rPr>
            <w:rFonts w:hint="eastAsia" w:eastAsia="SimSun"/>
            <w:b/>
            <w:bCs/>
            <w:lang w:val="en-US" w:eastAsia="zh-CN"/>
          </w:rPr>
          <w:t>However</w:t>
        </w:r>
      </w:ins>
      <w:ins w:id="685" w:author="WZK" w:date="2020-08-21T19:14:23Z">
        <w:r>
          <w:rPr>
            <w:rFonts w:hint="eastAsia" w:eastAsia="SimSun"/>
            <w:b/>
            <w:bCs/>
            <w:lang w:val="en-US" w:eastAsia="zh-CN"/>
          </w:rPr>
          <w:t xml:space="preserve">, </w:t>
        </w:r>
      </w:ins>
      <w:ins w:id="686" w:author="WZK" w:date="2020-08-21T19:14:20Z">
        <w:r>
          <w:rPr>
            <w:b/>
            <w:bCs/>
          </w:rPr>
          <w:t>the existing implementation is still inefficient</w:t>
        </w:r>
      </w:ins>
      <w:ins w:id="687" w:author="WZK" w:date="2020-08-21T19:14:20Z">
        <w:r>
          <w:rPr>
            <w:b/>
            <w:bCs/>
            <w:rPrChange w:id="688" w:author="WZK" w:date="2020-08-21T19:15:20Z">
              <w:rPr/>
            </w:rPrChange>
          </w:rPr>
          <w:t>.</w:t>
        </w:r>
      </w:ins>
      <w:ins w:id="689" w:author="WZK" w:date="2020-08-21T19:14:20Z">
        <w:r>
          <w:rPr/>
          <w:t xml:space="preserve"> </w:t>
        </w:r>
      </w:ins>
      <w:ins w:id="690" w:author="WZK" w:date="2020-08-21T19:14:30Z">
        <w:r>
          <w:rPr>
            <w:rFonts w:hint="eastAsia" w:eastAsia="SimSun"/>
            <w:lang w:val="en-US" w:eastAsia="zh-CN"/>
          </w:rPr>
          <w:t>Under</w:t>
        </w:r>
      </w:ins>
      <w:ins w:id="691" w:author="WZK" w:date="2020-08-21T19:14:31Z">
        <w:r>
          <w:rPr>
            <w:rFonts w:hint="eastAsia" w:eastAsia="SimSun"/>
            <w:lang w:val="en-US" w:eastAsia="zh-CN"/>
          </w:rPr>
          <w:t xml:space="preserve"> </w:t>
        </w:r>
      </w:ins>
      <w:ins w:id="692" w:author="WZK" w:date="2020-08-21T19:14:33Z">
        <w:r>
          <w:rPr>
            <w:rFonts w:hint="eastAsia" w:eastAsia="SimSun"/>
            <w:lang w:val="en-US" w:eastAsia="zh-CN"/>
          </w:rPr>
          <w:t>big bat</w:t>
        </w:r>
      </w:ins>
      <w:ins w:id="693" w:author="WZK" w:date="2020-08-21T19:14:34Z">
        <w:r>
          <w:rPr>
            <w:rFonts w:hint="eastAsia" w:eastAsia="SimSun"/>
            <w:lang w:val="en-US" w:eastAsia="zh-CN"/>
          </w:rPr>
          <w:t>ch sizes</w:t>
        </w:r>
      </w:ins>
      <w:ins w:id="694" w:author="WZK" w:date="2020-08-21T19:14:35Z">
        <w:r>
          <w:rPr>
            <w:rFonts w:hint="eastAsia" w:eastAsia="SimSun"/>
            <w:lang w:val="en-US" w:eastAsia="zh-CN"/>
          </w:rPr>
          <w:t xml:space="preserve">, </w:t>
        </w:r>
      </w:ins>
      <w:del w:id="695" w:author="WZK" w:date="2020-08-21T19:09:31Z">
        <w:r>
          <w:rPr/>
          <w:delText>T</w:delText>
        </w:r>
      </w:del>
      <w:ins w:id="696" w:author="WZK" w:date="2020-08-21T19:09:31Z">
        <w:r>
          <w:rPr>
            <w:rFonts w:hint="eastAsia" w:eastAsia="SimSun"/>
            <w:lang w:val="en-US" w:eastAsia="zh-CN"/>
          </w:rPr>
          <w:t>t</w:t>
        </w:r>
      </w:ins>
      <w:r>
        <w:t>he time spent on the sampling</w:t>
      </w:r>
      <w:ins w:id="697" w:author="WZK" w:date="2020-08-21T19:10:03Z">
        <w:r>
          <w:rPr>
            <w:rFonts w:hint="eastAsia" w:eastAsia="SimSun"/>
            <w:lang w:val="en-US" w:eastAsia="zh-CN"/>
          </w:rPr>
          <w:t xml:space="preserve"> </w:t>
        </w:r>
      </w:ins>
      <w:ins w:id="698" w:author="WZK" w:date="2020-08-21T19:12:12Z">
        <w:r>
          <w:rPr>
            <w:rFonts w:hint="eastAsia" w:eastAsia="SimSun"/>
            <w:lang w:val="en-US" w:eastAsia="zh-CN"/>
          </w:rPr>
          <w:t xml:space="preserve">may </w:t>
        </w:r>
      </w:ins>
      <w:del w:id="699" w:author="WZK" w:date="2020-08-21T19:10:02Z">
        <w:r>
          <w:rPr/>
          <w:delText xml:space="preserve"> may </w:delText>
        </w:r>
      </w:del>
      <w:r>
        <w:t>exceed the time spent on the trainin</w:t>
      </w:r>
      <w:ins w:id="700" w:author="WZK" w:date="2020-08-21T19:14:40Z">
        <w:r>
          <w:rPr>
            <w:rFonts w:hint="eastAsia" w:eastAsia="SimSun"/>
            <w:lang w:val="en-US" w:eastAsia="zh-CN"/>
          </w:rPr>
          <w:t>g.</w:t>
        </w:r>
      </w:ins>
      <w:ins w:id="701" w:author="WZK" w:date="2020-08-21T19:14:41Z">
        <w:r>
          <w:rPr>
            <w:rFonts w:hint="eastAsia" w:eastAsia="SimSun"/>
            <w:lang w:val="en-US" w:eastAsia="zh-CN"/>
          </w:rPr>
          <w:t xml:space="preserve"> Under</w:t>
        </w:r>
      </w:ins>
      <w:ins w:id="702" w:author="WZK" w:date="2020-08-21T19:14:42Z">
        <w:r>
          <w:rPr>
            <w:rFonts w:hint="eastAsia" w:eastAsia="SimSun"/>
            <w:lang w:val="en-US" w:eastAsia="zh-CN"/>
          </w:rPr>
          <w:t xml:space="preserve"> sm</w:t>
        </w:r>
      </w:ins>
      <w:ins w:id="703" w:author="WZK" w:date="2020-08-21T19:14:43Z">
        <w:r>
          <w:rPr>
            <w:rFonts w:hint="eastAsia" w:eastAsia="SimSun"/>
            <w:lang w:val="en-US" w:eastAsia="zh-CN"/>
          </w:rPr>
          <w:t>all batch</w:t>
        </w:r>
      </w:ins>
      <w:ins w:id="704" w:author="WZK" w:date="2020-08-21T19:14:44Z">
        <w:r>
          <w:rPr>
            <w:rFonts w:hint="eastAsia" w:eastAsia="SimSun"/>
            <w:lang w:val="en-US" w:eastAsia="zh-CN"/>
          </w:rPr>
          <w:t xml:space="preserve"> sizes,</w:t>
        </w:r>
      </w:ins>
      <w:ins w:id="705" w:author="WZK" w:date="2020-08-21T19:14:45Z">
        <w:r>
          <w:rPr>
            <w:rFonts w:hint="eastAsia" w:eastAsia="SimSun"/>
            <w:lang w:val="en-US" w:eastAsia="zh-CN"/>
          </w:rPr>
          <w:t xml:space="preserve"> </w:t>
        </w:r>
      </w:ins>
      <w:ins w:id="706" w:author="WZK" w:date="2020-08-21T19:14:55Z">
        <w:r>
          <w:rPr>
            <w:rFonts w:hint="eastAsia" w:eastAsia="SimSun"/>
            <w:lang w:val="en-US" w:eastAsia="zh-CN"/>
          </w:rPr>
          <w:t>the s</w:t>
        </w:r>
      </w:ins>
      <w:ins w:id="707" w:author="WZK" w:date="2020-08-21T19:14:56Z">
        <w:r>
          <w:rPr>
            <w:rFonts w:hint="eastAsia" w:eastAsia="SimSun"/>
            <w:lang w:val="en-US" w:eastAsia="zh-CN"/>
          </w:rPr>
          <w:t>ampled</w:t>
        </w:r>
      </w:ins>
      <w:ins w:id="708" w:author="WZK" w:date="2020-08-21T19:14:57Z">
        <w:r>
          <w:rPr>
            <w:rFonts w:hint="eastAsia" w:eastAsia="SimSun"/>
            <w:lang w:val="en-US" w:eastAsia="zh-CN"/>
          </w:rPr>
          <w:t xml:space="preserve"> graphs</w:t>
        </w:r>
      </w:ins>
      <w:ins w:id="709" w:author="WZK" w:date="2020-08-21T19:14:58Z">
        <w:r>
          <w:rPr>
            <w:rFonts w:hint="eastAsia" w:eastAsia="SimSun"/>
            <w:lang w:val="en-US" w:eastAsia="zh-CN"/>
          </w:rPr>
          <w:t xml:space="preserve"> are </w:t>
        </w:r>
      </w:ins>
      <w:ins w:id="710" w:author="WZK" w:date="2020-08-21T20:24:15Z">
        <w:r>
          <w:rPr>
            <w:rFonts w:hint="eastAsia" w:eastAsia="SimSun"/>
            <w:lang w:val="en-US" w:eastAsia="zh-CN"/>
          </w:rPr>
          <w:t xml:space="preserve">also </w:t>
        </w:r>
      </w:ins>
      <w:ins w:id="711" w:author="WZK" w:date="2020-08-21T19:14:59Z">
        <w:r>
          <w:rPr>
            <w:rFonts w:hint="eastAsia" w:eastAsia="SimSun"/>
            <w:lang w:val="en-US" w:eastAsia="zh-CN"/>
          </w:rPr>
          <w:t>sma</w:t>
        </w:r>
      </w:ins>
      <w:ins w:id="712" w:author="WZK" w:date="2020-08-21T19:15:00Z">
        <w:r>
          <w:rPr>
            <w:rFonts w:hint="eastAsia" w:eastAsia="SimSun"/>
            <w:lang w:val="en-US" w:eastAsia="zh-CN"/>
          </w:rPr>
          <w:t>ll, was</w:t>
        </w:r>
      </w:ins>
      <w:ins w:id="713" w:author="WZK" w:date="2020-08-21T19:15:01Z">
        <w:r>
          <w:rPr>
            <w:rFonts w:hint="eastAsia" w:eastAsia="SimSun"/>
            <w:lang w:val="en-US" w:eastAsia="zh-CN"/>
          </w:rPr>
          <w:t>ting</w:t>
        </w:r>
      </w:ins>
      <w:ins w:id="714" w:author="WZK" w:date="2020-08-21T19:15:02Z">
        <w:r>
          <w:rPr>
            <w:rFonts w:hint="eastAsia" w:eastAsia="SimSun"/>
            <w:lang w:val="en-US" w:eastAsia="zh-CN"/>
          </w:rPr>
          <w:t xml:space="preserve"> </w:t>
        </w:r>
      </w:ins>
      <w:del w:id="715" w:author="WZK" w:date="2020-08-21T19:14:48Z">
        <w:r>
          <w:rPr/>
          <w:delText xml:space="preserve">g under big batch sizes. How to make full use of </w:delText>
        </w:r>
      </w:del>
      <w:r>
        <w:t>the computing power of GPUs</w:t>
      </w:r>
      <w:del w:id="716" w:author="WZK" w:date="2020-08-21T19:15:05Z">
        <w:r>
          <w:rPr/>
          <w:delText xml:space="preserve"> </w:delText>
        </w:r>
      </w:del>
      <w:del w:id="717" w:author="WZK" w:date="2020-08-21T19:15:05Z">
        <w:r>
          <w:rPr>
            <w:rFonts w:hint="default"/>
            <w:lang w:val="en-US"/>
          </w:rPr>
          <w:delText xml:space="preserve">with </w:delText>
        </w:r>
      </w:del>
      <w:del w:id="718" w:author="WZK" w:date="2020-08-21T19:15:05Z">
        <w:r>
          <w:rPr/>
          <w:delText xml:space="preserve">the sampling techniques is </w:delText>
        </w:r>
      </w:del>
      <w:del w:id="719" w:author="WZK" w:date="2020-08-21T19:15:05Z">
        <w:r>
          <w:rPr>
            <w:rFonts w:hint="default"/>
            <w:lang w:val="en-US"/>
          </w:rPr>
          <w:delText xml:space="preserve">another </w:delText>
        </w:r>
      </w:del>
      <w:del w:id="720" w:author="WZK" w:date="2020-08-21T19:15:05Z">
        <w:r>
          <w:rPr/>
          <w:delText>question to solve</w:delText>
        </w:r>
      </w:del>
      <w:r>
        <w:t>.</w:t>
      </w:r>
    </w:p>
    <w:p>
      <w:pPr>
        <w:pStyle w:val="30"/>
        <w:rPr>
          <w:ins w:id="721" w:author="AugF" w:date="2020-08-19T20:09:15Z"/>
        </w:rPr>
      </w:pPr>
      <w:r>
        <w:t xml:space="preserve">Based on the insights, </w:t>
      </w:r>
      <w:commentRangeStart w:id="2"/>
      <w:r>
        <w:t>we provide several potential optimization directions</w:t>
      </w:r>
      <w:ins w:id="722" w:author="AugF" w:date="2020-08-19T20:09:42Z">
        <w:r>
          <w:rPr>
            <w:rFonts w:hint="eastAsia" w:eastAsia="宋体"/>
            <w:lang w:val="en-US" w:eastAsia="zh-CN"/>
          </w:rPr>
          <w:t>:</w:t>
        </w:r>
      </w:ins>
      <w:del w:id="723" w:author="AugF" w:date="2020-08-19T20:09:42Z">
        <w:r>
          <w:rPr/>
          <w:delText>.</w:delText>
        </w:r>
      </w:del>
      <w:del w:id="724" w:author="AugF" w:date="2020-08-19T20:09:40Z">
        <w:r>
          <w:rPr/>
          <w:delText xml:space="preserve"> </w:delText>
        </w:r>
      </w:del>
    </w:p>
    <w:p>
      <w:pPr>
        <w:pStyle w:val="30"/>
        <w:rPr>
          <w:ins w:id="725" w:author="AugF" w:date="2020-08-19T23:02:10Z"/>
          <w:rFonts w:hint="default" w:eastAsia="宋体"/>
          <w:lang w:val="en-US" w:eastAsia="zh-CN"/>
        </w:rPr>
      </w:pPr>
      <w:ins w:id="726" w:author="AugF" w:date="2020-08-19T23:02:10Z">
        <w:r>
          <w:rPr>
            <w:rFonts w:hint="eastAsia" w:eastAsia="宋体"/>
            <w:lang w:val="en-US" w:eastAsia="zh-CN"/>
          </w:rPr>
          <w:t xml:space="preserve">1. </w:t>
        </w:r>
      </w:ins>
      <w:ins w:id="727" w:author="WZK" w:date="2020-08-21T19:19:51Z">
        <w:r>
          <w:rPr>
            <w:rFonts w:hint="eastAsia" w:eastAsia="宋体"/>
            <w:lang w:val="en-US" w:eastAsia="zh-CN"/>
          </w:rPr>
          <w:t xml:space="preserve">To </w:t>
        </w:r>
      </w:ins>
      <w:ins w:id="728" w:author="WZK" w:date="2020-08-21T19:19:53Z">
        <w:r>
          <w:rPr>
            <w:rFonts w:hint="eastAsia" w:eastAsia="宋体"/>
            <w:lang w:val="en-US" w:eastAsia="zh-CN"/>
          </w:rPr>
          <w:t xml:space="preserve">reduce </w:t>
        </w:r>
      </w:ins>
      <w:ins w:id="729" w:author="WZK" w:date="2020-08-21T19:19:54Z">
        <w:r>
          <w:rPr>
            <w:rFonts w:hint="eastAsia" w:eastAsia="宋体"/>
            <w:lang w:val="en-US" w:eastAsia="zh-CN"/>
          </w:rPr>
          <w:t>training ti</w:t>
        </w:r>
      </w:ins>
      <w:ins w:id="730" w:author="WZK" w:date="2020-08-21T19:19:55Z">
        <w:r>
          <w:rPr>
            <w:rFonts w:hint="eastAsia" w:eastAsia="宋体"/>
            <w:lang w:val="en-US" w:eastAsia="zh-CN"/>
          </w:rPr>
          <w:t>me,</w:t>
        </w:r>
      </w:ins>
      <w:ins w:id="731" w:author="WZK" w:date="2020-08-21T19:22:28Z">
        <w:r>
          <w:rPr>
            <w:rFonts w:hint="eastAsia" w:eastAsia="宋体"/>
            <w:lang w:val="en-US" w:eastAsia="zh-CN"/>
          </w:rPr>
          <w:t xml:space="preserve"> op</w:t>
        </w:r>
      </w:ins>
      <w:ins w:id="732" w:author="WZK" w:date="2020-08-21T19:22:29Z">
        <w:r>
          <w:rPr>
            <w:rFonts w:hint="eastAsia" w:eastAsia="宋体"/>
            <w:lang w:val="en-US" w:eastAsia="zh-CN"/>
          </w:rPr>
          <w:t>timiza</w:t>
        </w:r>
      </w:ins>
      <w:ins w:id="733" w:author="WZK" w:date="2020-08-21T19:22:30Z">
        <w:r>
          <w:rPr>
            <w:rFonts w:hint="eastAsia" w:eastAsia="宋体"/>
            <w:lang w:val="en-US" w:eastAsia="zh-CN"/>
          </w:rPr>
          <w:t>tions</w:t>
        </w:r>
      </w:ins>
      <w:ins w:id="734" w:author="WZK" w:date="2020-08-21T19:22:31Z">
        <w:r>
          <w:rPr>
            <w:rFonts w:hint="eastAsia" w:eastAsia="宋体"/>
            <w:lang w:val="en-US" w:eastAsia="zh-CN"/>
          </w:rPr>
          <w:t xml:space="preserve"> sho</w:t>
        </w:r>
      </w:ins>
      <w:ins w:id="735" w:author="WZK" w:date="2020-08-21T19:22:32Z">
        <w:r>
          <w:rPr>
            <w:rFonts w:hint="eastAsia" w:eastAsia="宋体"/>
            <w:lang w:val="en-US" w:eastAsia="zh-CN"/>
          </w:rPr>
          <w:t>uld fo</w:t>
        </w:r>
      </w:ins>
      <w:ins w:id="736" w:author="WZK" w:date="2020-08-21T19:22:33Z">
        <w:r>
          <w:rPr>
            <w:rFonts w:hint="eastAsia" w:eastAsia="宋体"/>
            <w:lang w:val="en-US" w:eastAsia="zh-CN"/>
          </w:rPr>
          <w:t>cus on</w:t>
        </w:r>
      </w:ins>
      <w:ins w:id="737" w:author="WZK" w:date="2020-08-21T19:19:55Z">
        <w:r>
          <w:rPr>
            <w:rFonts w:hint="eastAsia" w:eastAsia="宋体"/>
            <w:lang w:val="en-US" w:eastAsia="zh-CN"/>
          </w:rPr>
          <w:t xml:space="preserve"> </w:t>
        </w:r>
      </w:ins>
      <w:ins w:id="738" w:author="WZK" w:date="2020-08-21T19:19:56Z">
        <w:r>
          <w:rPr>
            <w:rFonts w:hint="eastAsia" w:eastAsia="宋体"/>
            <w:lang w:val="en-US" w:eastAsia="zh-CN"/>
          </w:rPr>
          <w:t>i</w:t>
        </w:r>
      </w:ins>
      <w:ins w:id="739" w:author="WZK" w:date="2020-08-21T19:19:32Z">
        <w:r>
          <w:rPr>
            <w:rFonts w:hint="eastAsia" w:eastAsia="宋体"/>
            <w:lang w:val="en-US" w:eastAsia="zh-CN"/>
          </w:rPr>
          <w:t>mprov</w:t>
        </w:r>
      </w:ins>
      <w:ins w:id="740" w:author="WZK" w:date="2020-08-21T19:19:33Z">
        <w:r>
          <w:rPr>
            <w:rFonts w:hint="eastAsia" w:eastAsia="宋体"/>
            <w:lang w:val="en-US" w:eastAsia="zh-CN"/>
          </w:rPr>
          <w:t>ing the ef</w:t>
        </w:r>
      </w:ins>
      <w:ins w:id="741" w:author="WZK" w:date="2020-08-21T19:19:34Z">
        <w:r>
          <w:rPr>
            <w:rFonts w:hint="eastAsia" w:eastAsia="宋体"/>
            <w:lang w:val="en-US" w:eastAsia="zh-CN"/>
          </w:rPr>
          <w:t xml:space="preserve">ficiency </w:t>
        </w:r>
      </w:ins>
      <w:ins w:id="742" w:author="WZK" w:date="2020-08-21T19:19:35Z">
        <w:r>
          <w:rPr>
            <w:rFonts w:hint="eastAsia" w:eastAsia="宋体"/>
            <w:lang w:val="en-US" w:eastAsia="zh-CN"/>
          </w:rPr>
          <w:t>of the</w:t>
        </w:r>
      </w:ins>
      <w:ins w:id="743" w:author="WZK" w:date="2020-08-21T19:19:36Z">
        <w:r>
          <w:rPr>
            <w:rFonts w:hint="eastAsia" w:eastAsia="宋体"/>
            <w:lang w:val="en-US" w:eastAsia="zh-CN"/>
          </w:rPr>
          <w:t xml:space="preserve"> </w:t>
        </w:r>
      </w:ins>
      <w:ins w:id="744" w:author="WZK" w:date="2020-08-21T19:19:37Z">
        <w:r>
          <w:rPr>
            <w:rFonts w:hint="eastAsia" w:eastAsia="宋体"/>
            <w:lang w:val="en-US" w:eastAsia="zh-CN"/>
          </w:rPr>
          <w:t xml:space="preserve">edge </w:t>
        </w:r>
      </w:ins>
      <w:ins w:id="745" w:author="WZK" w:date="2020-08-21T19:19:38Z">
        <w:r>
          <w:rPr>
            <w:rFonts w:hint="eastAsia" w:eastAsia="宋体"/>
            <w:lang w:val="en-US" w:eastAsia="zh-CN"/>
          </w:rPr>
          <w:t>c</w:t>
        </w:r>
      </w:ins>
      <w:ins w:id="746" w:author="WZK" w:date="2020-08-21T19:19:39Z">
        <w:r>
          <w:rPr>
            <w:rFonts w:hint="eastAsia" w:eastAsia="宋体"/>
            <w:lang w:val="en-US" w:eastAsia="zh-CN"/>
          </w:rPr>
          <w:t>al</w:t>
        </w:r>
      </w:ins>
      <w:ins w:id="747" w:author="WZK" w:date="2020-08-21T19:19:40Z">
        <w:r>
          <w:rPr>
            <w:rFonts w:hint="eastAsia" w:eastAsia="宋体"/>
            <w:lang w:val="en-US" w:eastAsia="zh-CN"/>
          </w:rPr>
          <w:t>culatio</w:t>
        </w:r>
      </w:ins>
      <w:ins w:id="748" w:author="WZK" w:date="2020-08-21T19:19:41Z">
        <w:r>
          <w:rPr>
            <w:rFonts w:hint="eastAsia" w:eastAsia="宋体"/>
            <w:lang w:val="en-US" w:eastAsia="zh-CN"/>
          </w:rPr>
          <w:t>n</w:t>
        </w:r>
      </w:ins>
      <w:ins w:id="749" w:author="WZK" w:date="2020-08-21T19:22:37Z">
        <w:r>
          <w:rPr>
            <w:rFonts w:hint="eastAsia" w:eastAsia="宋体"/>
            <w:lang w:val="en-US" w:eastAsia="zh-CN"/>
          </w:rPr>
          <w:t>.</w:t>
        </w:r>
      </w:ins>
      <w:ins w:id="750" w:author="WZK" w:date="2020-08-21T19:22:43Z">
        <w:r>
          <w:rPr>
            <w:rFonts w:hint="eastAsia" w:eastAsia="宋体"/>
            <w:lang w:val="en-US" w:eastAsia="zh-CN"/>
          </w:rPr>
          <w:t xml:space="preserve"> </w:t>
        </w:r>
      </w:ins>
      <w:ins w:id="751" w:author="WZK" w:date="2020-08-21T19:32:34Z">
        <w:r>
          <w:rPr>
            <w:rFonts w:hint="eastAsia" w:eastAsia="宋体"/>
            <w:lang w:val="en-US" w:eastAsia="zh-CN"/>
          </w:rPr>
          <w:t>One ma</w:t>
        </w:r>
      </w:ins>
      <w:ins w:id="752" w:author="WZK" w:date="2020-08-21T19:32:35Z">
        <w:r>
          <w:rPr>
            <w:rFonts w:hint="eastAsia" w:eastAsia="宋体"/>
            <w:lang w:val="en-US" w:eastAsia="zh-CN"/>
          </w:rPr>
          <w:t>y consider</w:t>
        </w:r>
      </w:ins>
      <w:ins w:id="753" w:author="WZK" w:date="2020-08-21T19:32:36Z">
        <w:r>
          <w:rPr>
            <w:rFonts w:hint="eastAsia" w:eastAsia="宋体"/>
            <w:lang w:val="en-US" w:eastAsia="zh-CN"/>
          </w:rPr>
          <w:t xml:space="preserve"> </w:t>
        </w:r>
      </w:ins>
      <w:ins w:id="754" w:author="WZK" w:date="2020-08-21T20:11:29Z">
        <w:r>
          <w:rPr>
            <w:rFonts w:hint="eastAsia" w:eastAsia="宋体"/>
            <w:lang w:val="en-US" w:eastAsia="zh-CN"/>
          </w:rPr>
          <w:t>deve</w:t>
        </w:r>
      </w:ins>
      <w:ins w:id="755" w:author="WZK" w:date="2020-08-21T20:11:30Z">
        <w:r>
          <w:rPr>
            <w:rFonts w:hint="eastAsia" w:eastAsia="宋体"/>
            <w:lang w:val="en-US" w:eastAsia="zh-CN"/>
          </w:rPr>
          <w:t>lo</w:t>
        </w:r>
      </w:ins>
      <w:ins w:id="756" w:author="WZK" w:date="2020-08-21T20:11:31Z">
        <w:r>
          <w:rPr>
            <w:rFonts w:hint="eastAsia" w:eastAsia="宋体"/>
            <w:lang w:val="en-US" w:eastAsia="zh-CN"/>
          </w:rPr>
          <w:t xml:space="preserve">ping </w:t>
        </w:r>
      </w:ins>
      <w:ins w:id="757" w:author="WZK" w:date="2020-08-21T19:33:59Z">
        <w:r>
          <w:rPr>
            <w:rFonts w:hint="eastAsia" w:eastAsia="宋体"/>
            <w:lang w:val="en-US" w:eastAsia="zh-CN"/>
          </w:rPr>
          <w:t>optimize</w:t>
        </w:r>
      </w:ins>
      <w:ins w:id="758" w:author="WZK" w:date="2020-08-21T19:34:00Z">
        <w:r>
          <w:rPr>
            <w:rFonts w:hint="eastAsia" w:eastAsia="宋体"/>
            <w:lang w:val="en-US" w:eastAsia="zh-CN"/>
          </w:rPr>
          <w:t>d</w:t>
        </w:r>
      </w:ins>
      <w:ins w:id="759" w:author="WZK" w:date="2020-08-21T19:32:46Z">
        <w:r>
          <w:rPr>
            <w:rFonts w:hint="eastAsia" w:eastAsia="宋体"/>
            <w:lang w:val="en-US" w:eastAsia="zh-CN"/>
          </w:rPr>
          <w:t xml:space="preserve"> </w:t>
        </w:r>
      </w:ins>
      <w:ins w:id="760" w:author="WZK" w:date="2020-08-21T19:32:41Z">
        <w:r>
          <w:rPr>
            <w:rFonts w:hint="eastAsia" w:eastAsia="宋体"/>
            <w:lang w:val="en-US" w:eastAsia="zh-CN"/>
          </w:rPr>
          <w:t>opera</w:t>
        </w:r>
      </w:ins>
      <w:ins w:id="761" w:author="WZK" w:date="2020-08-21T19:32:42Z">
        <w:r>
          <w:rPr>
            <w:rFonts w:hint="eastAsia" w:eastAsia="宋体"/>
            <w:lang w:val="en-US" w:eastAsia="zh-CN"/>
          </w:rPr>
          <w:t>tors</w:t>
        </w:r>
      </w:ins>
      <w:ins w:id="762" w:author="WZK" w:date="2020-08-21T19:32:50Z">
        <w:r>
          <w:rPr>
            <w:rFonts w:hint="eastAsia" w:eastAsia="宋体"/>
            <w:lang w:val="en-US" w:eastAsia="zh-CN"/>
          </w:rPr>
          <w:t xml:space="preserve"> for t</w:t>
        </w:r>
      </w:ins>
      <w:ins w:id="763" w:author="WZK" w:date="2020-08-21T19:32:51Z">
        <w:r>
          <w:rPr>
            <w:rFonts w:hint="eastAsia" w:eastAsia="宋体"/>
            <w:lang w:val="en-US" w:eastAsia="zh-CN"/>
          </w:rPr>
          <w:t>he att</w:t>
        </w:r>
      </w:ins>
      <w:ins w:id="764" w:author="WZK" w:date="2020-08-21T19:32:52Z">
        <w:r>
          <w:rPr>
            <w:rFonts w:hint="eastAsia" w:eastAsia="宋体"/>
            <w:lang w:val="en-US" w:eastAsia="zh-CN"/>
          </w:rPr>
          <w:t>e</w:t>
        </w:r>
      </w:ins>
      <w:ins w:id="765" w:author="WZK" w:date="2020-08-21T19:32:53Z">
        <w:r>
          <w:rPr>
            <w:rFonts w:hint="eastAsia" w:eastAsia="宋体"/>
            <w:lang w:val="en-US" w:eastAsia="zh-CN"/>
          </w:rPr>
          <w:t>ntion me</w:t>
        </w:r>
      </w:ins>
      <w:ins w:id="766" w:author="WZK" w:date="2020-08-21T19:32:54Z">
        <w:r>
          <w:rPr>
            <w:rFonts w:hint="eastAsia" w:eastAsia="宋体"/>
            <w:lang w:val="en-US" w:eastAsia="zh-CN"/>
          </w:rPr>
          <w:t>chan</w:t>
        </w:r>
      </w:ins>
      <w:ins w:id="767" w:author="WZK" w:date="2020-08-21T19:32:55Z">
        <w:r>
          <w:rPr>
            <w:rFonts w:hint="eastAsia" w:eastAsia="宋体"/>
            <w:lang w:val="en-US" w:eastAsia="zh-CN"/>
          </w:rPr>
          <w:t>ism</w:t>
        </w:r>
      </w:ins>
      <w:ins w:id="768" w:author="WZK" w:date="2020-08-21T19:34:36Z">
        <w:r>
          <w:rPr>
            <w:rFonts w:hint="eastAsia" w:eastAsia="宋体"/>
            <w:lang w:val="en-US" w:eastAsia="zh-CN"/>
          </w:rPr>
          <w:t xml:space="preserve"> tha</w:t>
        </w:r>
      </w:ins>
      <w:ins w:id="769" w:author="WZK" w:date="2020-08-21T19:35:07Z">
        <w:r>
          <w:rPr>
            <w:rFonts w:hint="eastAsia" w:eastAsia="宋体"/>
            <w:lang w:val="en-US" w:eastAsia="zh-CN"/>
          </w:rPr>
          <w:t>t is</w:t>
        </w:r>
      </w:ins>
      <w:ins w:id="770" w:author="WZK" w:date="2020-08-21T19:35:08Z">
        <w:r>
          <w:rPr>
            <w:rFonts w:hint="eastAsia" w:eastAsia="宋体"/>
            <w:lang w:val="en-US" w:eastAsia="zh-CN"/>
          </w:rPr>
          <w:t xml:space="preserve"> </w:t>
        </w:r>
      </w:ins>
      <w:ins w:id="771" w:author="WZK" w:date="2020-08-21T20:24:30Z">
        <w:r>
          <w:rPr>
            <w:rFonts w:hint="eastAsia" w:eastAsia="宋体"/>
            <w:lang w:val="en-US" w:eastAsia="zh-CN"/>
          </w:rPr>
          <w:t>the</w:t>
        </w:r>
      </w:ins>
      <w:ins w:id="772" w:author="WZK" w:date="2020-08-21T19:35:08Z">
        <w:r>
          <w:rPr>
            <w:rFonts w:hint="eastAsia" w:eastAsia="宋体"/>
            <w:lang w:val="en-US" w:eastAsia="zh-CN"/>
          </w:rPr>
          <w:t xml:space="preserve"> m</w:t>
        </w:r>
      </w:ins>
      <w:ins w:id="773" w:author="WZK" w:date="2020-08-21T19:35:09Z">
        <w:r>
          <w:rPr>
            <w:rFonts w:hint="eastAsia" w:eastAsia="宋体"/>
            <w:lang w:val="en-US" w:eastAsia="zh-CN"/>
          </w:rPr>
          <w:t xml:space="preserve">ajor </w:t>
        </w:r>
      </w:ins>
      <w:ins w:id="774" w:author="WZK" w:date="2020-08-21T19:35:10Z">
        <w:r>
          <w:rPr>
            <w:rFonts w:hint="eastAsia" w:eastAsia="宋体"/>
            <w:lang w:val="en-US" w:eastAsia="zh-CN"/>
          </w:rPr>
          <w:t xml:space="preserve">source </w:t>
        </w:r>
      </w:ins>
      <w:ins w:id="775" w:author="WZK" w:date="2020-08-21T19:35:12Z">
        <w:r>
          <w:rPr>
            <w:rFonts w:hint="eastAsia" w:eastAsia="宋体"/>
            <w:lang w:val="en-US" w:eastAsia="zh-CN"/>
          </w:rPr>
          <w:t xml:space="preserve">of </w:t>
        </w:r>
      </w:ins>
      <w:ins w:id="776" w:author="WZK" w:date="2020-08-21T19:37:35Z">
        <w:r>
          <w:rPr>
            <w:rFonts w:hint="eastAsia" w:eastAsia="宋体"/>
            <w:lang w:val="en-US" w:eastAsia="zh-CN"/>
          </w:rPr>
          <w:t>com</w:t>
        </w:r>
      </w:ins>
      <w:ins w:id="777" w:author="WZK" w:date="2020-08-21T19:37:36Z">
        <w:r>
          <w:rPr>
            <w:rFonts w:hint="eastAsia" w:eastAsia="宋体"/>
            <w:lang w:val="en-US" w:eastAsia="zh-CN"/>
          </w:rPr>
          <w:t>puting cos</w:t>
        </w:r>
      </w:ins>
      <w:ins w:id="778" w:author="WZK" w:date="2020-08-21T19:37:37Z">
        <w:r>
          <w:rPr>
            <w:rFonts w:hint="eastAsia" w:eastAsia="宋体"/>
            <w:lang w:val="en-US" w:eastAsia="zh-CN"/>
          </w:rPr>
          <w:t>t</w:t>
        </w:r>
      </w:ins>
      <w:ins w:id="779" w:author="WZK" w:date="2020-08-21T19:37:39Z">
        <w:r>
          <w:rPr>
            <w:rFonts w:hint="eastAsia" w:eastAsia="宋体"/>
            <w:lang w:val="en-US" w:eastAsia="zh-CN"/>
          </w:rPr>
          <w:t>s</w:t>
        </w:r>
      </w:ins>
      <w:ins w:id="780" w:author="WZK" w:date="2020-08-21T19:37:40Z">
        <w:r>
          <w:rPr>
            <w:rFonts w:hint="eastAsia" w:eastAsia="宋体"/>
            <w:lang w:val="en-US" w:eastAsia="zh-CN"/>
          </w:rPr>
          <w:t xml:space="preserve"> in the ed</w:t>
        </w:r>
      </w:ins>
      <w:ins w:id="781" w:author="WZK" w:date="2020-08-21T19:37:41Z">
        <w:r>
          <w:rPr>
            <w:rFonts w:hint="eastAsia" w:eastAsia="宋体"/>
            <w:lang w:val="en-US" w:eastAsia="zh-CN"/>
          </w:rPr>
          <w:t>ge calcu</w:t>
        </w:r>
      </w:ins>
      <w:ins w:id="782" w:author="WZK" w:date="2020-08-21T19:37:42Z">
        <w:r>
          <w:rPr>
            <w:rFonts w:hint="eastAsia" w:eastAsia="宋体"/>
            <w:lang w:val="en-US" w:eastAsia="zh-CN"/>
          </w:rPr>
          <w:t>lation</w:t>
        </w:r>
      </w:ins>
      <w:ins w:id="783" w:author="WZK" w:date="2020-08-21T19:34:15Z">
        <w:r>
          <w:rPr>
            <w:rFonts w:hint="eastAsia" w:eastAsia="宋体"/>
            <w:lang w:val="en-US" w:eastAsia="zh-CN"/>
          </w:rPr>
          <w:t>.</w:t>
        </w:r>
      </w:ins>
      <w:ins w:id="784" w:author="WZK" w:date="2020-08-21T19:34:18Z">
        <w:r>
          <w:rPr>
            <w:rFonts w:hint="eastAsia" w:eastAsia="宋体"/>
            <w:lang w:val="en-US" w:eastAsia="zh-CN"/>
          </w:rPr>
          <w:t xml:space="preserve"> </w:t>
        </w:r>
      </w:ins>
      <w:ins w:id="785" w:author="WZK" w:date="2020-08-21T19:38:02Z">
        <w:r>
          <w:rPr>
            <w:rFonts w:hint="eastAsia" w:eastAsia="宋体"/>
            <w:lang w:val="en-US" w:eastAsia="zh-CN"/>
          </w:rPr>
          <w:t xml:space="preserve">Fusing </w:t>
        </w:r>
      </w:ins>
      <w:ins w:id="786" w:author="WZK" w:date="2020-08-21T19:38:04Z">
        <w:r>
          <w:rPr>
            <w:rFonts w:hint="eastAsia" w:eastAsia="宋体"/>
            <w:lang w:val="en-US" w:eastAsia="zh-CN"/>
          </w:rPr>
          <w:t>operat</w:t>
        </w:r>
      </w:ins>
      <w:ins w:id="787" w:author="WZK" w:date="2020-08-21T19:38:05Z">
        <w:r>
          <w:rPr>
            <w:rFonts w:hint="eastAsia" w:eastAsia="宋体"/>
            <w:lang w:val="en-US" w:eastAsia="zh-CN"/>
          </w:rPr>
          <w:t>ors</w:t>
        </w:r>
      </w:ins>
      <w:ins w:id="788" w:author="WZK" w:date="2020-08-21T19:50:15Z">
        <w:r>
          <w:rPr>
            <w:rFonts w:hint="eastAsia" w:eastAsia="宋体"/>
            <w:lang w:val="en-US" w:eastAsia="zh-CN"/>
          </w:rPr>
          <w:t xml:space="preserve"> </w:t>
        </w:r>
      </w:ins>
      <w:ins w:id="789" w:author="WZK" w:date="2020-08-21T19:50:16Z">
        <w:r>
          <w:rPr>
            <w:rFonts w:hint="eastAsia" w:eastAsia="宋体"/>
            <w:lang w:val="en-US" w:eastAsia="zh-CN"/>
          </w:rPr>
          <w:t xml:space="preserve">of the </w:t>
        </w:r>
      </w:ins>
      <w:ins w:id="790" w:author="WZK" w:date="2020-08-21T19:50:18Z">
        <w:r>
          <w:rPr>
            <w:rFonts w:hint="eastAsia" w:eastAsia="宋体"/>
            <w:lang w:val="en-US" w:eastAsia="zh-CN"/>
          </w:rPr>
          <w:t>collec</w:t>
        </w:r>
      </w:ins>
      <w:ins w:id="791" w:author="WZK" w:date="2020-08-21T19:50:19Z">
        <w:r>
          <w:rPr>
            <w:rFonts w:hint="eastAsia" w:eastAsia="宋体"/>
            <w:lang w:val="en-US" w:eastAsia="zh-CN"/>
          </w:rPr>
          <w:t>tion</w:t>
        </w:r>
      </w:ins>
      <w:ins w:id="792" w:author="WZK" w:date="2020-08-21T19:50:39Z">
        <w:r>
          <w:rPr>
            <w:rFonts w:hint="eastAsia" w:eastAsia="宋体"/>
            <w:lang w:val="en-US" w:eastAsia="zh-CN"/>
          </w:rPr>
          <w:t xml:space="preserve"> ste</w:t>
        </w:r>
      </w:ins>
      <w:ins w:id="793" w:author="WZK" w:date="2020-08-21T19:50:40Z">
        <w:r>
          <w:rPr>
            <w:rFonts w:hint="eastAsia" w:eastAsia="宋体"/>
            <w:lang w:val="en-US" w:eastAsia="zh-CN"/>
          </w:rPr>
          <w:t>p</w:t>
        </w:r>
      </w:ins>
      <w:ins w:id="794" w:author="WZK" w:date="2020-08-21T19:50:41Z">
        <w:r>
          <w:rPr>
            <w:rFonts w:hint="eastAsia" w:eastAsia="宋体"/>
            <w:lang w:val="en-US" w:eastAsia="zh-CN"/>
          </w:rPr>
          <w:t xml:space="preserve">, </w:t>
        </w:r>
      </w:ins>
      <w:ins w:id="795" w:author="WZK" w:date="2020-08-21T19:50:42Z">
        <w:r>
          <w:rPr>
            <w:rFonts w:hint="eastAsia" w:eastAsia="宋体"/>
            <w:lang w:val="en-US" w:eastAsia="zh-CN"/>
          </w:rPr>
          <w:t>messa</w:t>
        </w:r>
      </w:ins>
      <w:ins w:id="796" w:author="WZK" w:date="2020-08-21T19:50:43Z">
        <w:r>
          <w:rPr>
            <w:rFonts w:hint="eastAsia" w:eastAsia="宋体"/>
            <w:lang w:val="en-US" w:eastAsia="zh-CN"/>
          </w:rPr>
          <w:t>ging fu</w:t>
        </w:r>
      </w:ins>
      <w:ins w:id="797" w:author="WZK" w:date="2020-08-21T19:50:44Z">
        <w:r>
          <w:rPr>
            <w:rFonts w:hint="eastAsia" w:eastAsia="宋体"/>
            <w:lang w:val="en-US" w:eastAsia="zh-CN"/>
          </w:rPr>
          <w:t>nction and</w:t>
        </w:r>
      </w:ins>
      <w:ins w:id="798" w:author="WZK" w:date="2020-08-21T19:50:45Z">
        <w:r>
          <w:rPr>
            <w:rFonts w:hint="eastAsia" w:eastAsia="宋体"/>
            <w:lang w:val="en-US" w:eastAsia="zh-CN"/>
          </w:rPr>
          <w:t xml:space="preserve"> the ag</w:t>
        </w:r>
      </w:ins>
      <w:ins w:id="799" w:author="WZK" w:date="2020-08-21T19:50:46Z">
        <w:r>
          <w:rPr>
            <w:rFonts w:hint="eastAsia" w:eastAsia="宋体"/>
            <w:lang w:val="en-US" w:eastAsia="zh-CN"/>
          </w:rPr>
          <w:t>gregatio</w:t>
        </w:r>
      </w:ins>
      <w:ins w:id="800" w:author="WZK" w:date="2020-08-21T19:50:47Z">
        <w:r>
          <w:rPr>
            <w:rFonts w:hint="eastAsia" w:eastAsia="宋体"/>
            <w:lang w:val="en-US" w:eastAsia="zh-CN"/>
          </w:rPr>
          <w:t>n step</w:t>
        </w:r>
      </w:ins>
      <w:ins w:id="801" w:author="WZK" w:date="2020-08-21T19:50:48Z">
        <w:r>
          <w:rPr>
            <w:rFonts w:hint="eastAsia" w:eastAsia="宋体"/>
            <w:lang w:val="en-US" w:eastAsia="zh-CN"/>
          </w:rPr>
          <w:t xml:space="preserve"> toge</w:t>
        </w:r>
      </w:ins>
      <w:ins w:id="802" w:author="WZK" w:date="2020-08-21T19:50:49Z">
        <w:r>
          <w:rPr>
            <w:rFonts w:hint="eastAsia" w:eastAsia="宋体"/>
            <w:lang w:val="en-US" w:eastAsia="zh-CN"/>
          </w:rPr>
          <w:t>ther</w:t>
        </w:r>
      </w:ins>
      <w:ins w:id="803" w:author="WZK" w:date="2020-08-21T19:38:05Z">
        <w:r>
          <w:rPr>
            <w:rFonts w:hint="eastAsia" w:eastAsia="宋体"/>
            <w:lang w:val="en-US" w:eastAsia="zh-CN"/>
          </w:rPr>
          <w:t xml:space="preserve"> </w:t>
        </w:r>
      </w:ins>
      <w:ins w:id="804" w:author="WZK" w:date="2020-08-21T19:38:06Z">
        <w:r>
          <w:rPr>
            <w:rFonts w:hint="eastAsia" w:eastAsia="宋体"/>
            <w:lang w:val="en-US" w:eastAsia="zh-CN"/>
          </w:rPr>
          <w:t>is anot</w:t>
        </w:r>
      </w:ins>
      <w:ins w:id="805" w:author="WZK" w:date="2020-08-21T19:38:07Z">
        <w:r>
          <w:rPr>
            <w:rFonts w:hint="eastAsia" w:eastAsia="宋体"/>
            <w:lang w:val="en-US" w:eastAsia="zh-CN"/>
          </w:rPr>
          <w:t xml:space="preserve">her </w:t>
        </w:r>
      </w:ins>
      <w:ins w:id="806" w:author="WZK" w:date="2020-08-21T19:38:19Z">
        <w:r>
          <w:rPr>
            <w:rFonts w:hint="eastAsia" w:eastAsia="宋体"/>
            <w:lang w:val="en-US" w:eastAsia="zh-CN"/>
          </w:rPr>
          <w:t xml:space="preserve">way </w:t>
        </w:r>
      </w:ins>
      <w:ins w:id="807" w:author="WZK" w:date="2020-08-21T19:38:20Z">
        <w:r>
          <w:rPr>
            <w:rFonts w:hint="eastAsia" w:eastAsia="宋体"/>
            <w:lang w:val="en-US" w:eastAsia="zh-CN"/>
          </w:rPr>
          <w:t xml:space="preserve">to </w:t>
        </w:r>
      </w:ins>
      <w:ins w:id="808" w:author="WZK" w:date="2020-08-21T19:38:29Z">
        <w:r>
          <w:rPr>
            <w:rFonts w:hint="eastAsia" w:eastAsia="宋体"/>
            <w:lang w:val="en-US" w:eastAsia="zh-CN"/>
          </w:rPr>
          <w:t>redu</w:t>
        </w:r>
      </w:ins>
      <w:ins w:id="809" w:author="WZK" w:date="2020-08-21T19:38:30Z">
        <w:r>
          <w:rPr>
            <w:rFonts w:hint="eastAsia" w:eastAsia="宋体"/>
            <w:lang w:val="en-US" w:eastAsia="zh-CN"/>
          </w:rPr>
          <w:t>ce the over</w:t>
        </w:r>
      </w:ins>
      <w:ins w:id="810" w:author="WZK" w:date="2020-08-21T19:38:31Z">
        <w:r>
          <w:rPr>
            <w:rFonts w:hint="eastAsia" w:eastAsia="宋体"/>
            <w:lang w:val="en-US" w:eastAsia="zh-CN"/>
          </w:rPr>
          <w:t>heads in t</w:t>
        </w:r>
      </w:ins>
      <w:ins w:id="811" w:author="WZK" w:date="2020-08-21T19:38:32Z">
        <w:r>
          <w:rPr>
            <w:rFonts w:hint="eastAsia" w:eastAsia="宋体"/>
            <w:lang w:val="en-US" w:eastAsia="zh-CN"/>
          </w:rPr>
          <w:t>he</w:t>
        </w:r>
      </w:ins>
      <w:ins w:id="812" w:author="WZK" w:date="2020-08-21T19:38:40Z">
        <w:r>
          <w:rPr>
            <w:rFonts w:hint="eastAsia" w:eastAsia="宋体"/>
            <w:lang w:val="en-US" w:eastAsia="zh-CN"/>
          </w:rPr>
          <w:t xml:space="preserve"> edge calc</w:t>
        </w:r>
      </w:ins>
      <w:ins w:id="813" w:author="WZK" w:date="2020-08-21T19:38:41Z">
        <w:r>
          <w:rPr>
            <w:rFonts w:hint="eastAsia" w:eastAsia="宋体"/>
            <w:lang w:val="en-US" w:eastAsia="zh-CN"/>
          </w:rPr>
          <w:t>ulation.</w:t>
        </w:r>
      </w:ins>
      <w:ins w:id="814" w:author="AugF" w:date="2020-08-19T23:02:10Z">
        <w:del w:id="815" w:author="WZK" w:date="2020-08-21T19:38:28Z">
          <w:r>
            <w:rPr>
              <w:rFonts w:hint="eastAsia" w:eastAsia="宋体"/>
              <w:lang w:val="en-US" w:eastAsia="zh-CN"/>
            </w:rPr>
            <w:delText>If the GNN model has high edge calculation complexity, we can consider whether some operations can be precompute</w:delText>
          </w:r>
        </w:del>
      </w:ins>
      <w:ins w:id="816" w:author="AugF" w:date="2020-08-20T16:20:35Z">
        <w:del w:id="817" w:author="WZK" w:date="2020-08-21T19:38:28Z">
          <w:r>
            <w:rPr>
              <w:rFonts w:hint="eastAsia" w:eastAsia="宋体"/>
              <w:lang w:val="en-US" w:eastAsia="zh-CN"/>
            </w:rPr>
            <w:delText>d</w:delText>
          </w:r>
        </w:del>
      </w:ins>
      <w:ins w:id="818" w:author="AugF" w:date="2020-08-19T23:02:10Z">
        <w:del w:id="819" w:author="WZK" w:date="2020-08-21T19:38:28Z">
          <w:r>
            <w:rPr>
              <w:rFonts w:hint="eastAsia" w:eastAsia="宋体"/>
              <w:lang w:val="en-US" w:eastAsia="zh-CN"/>
            </w:rPr>
            <w:delText xml:space="preserve"> before the messaging step. And </w:delText>
          </w:r>
        </w:del>
      </w:ins>
      <w:ins w:id="820" w:author="AugF" w:date="2020-08-20T16:19:38Z">
        <w:del w:id="821" w:author="WZK" w:date="2020-08-21T19:38:28Z">
          <w:r>
            <w:rPr>
              <w:rFonts w:hint="eastAsia" w:eastAsia="宋体"/>
              <w:lang w:val="en-US" w:eastAsia="zh-CN"/>
            </w:rPr>
            <w:delText>o</w:delText>
          </w:r>
        </w:del>
      </w:ins>
      <w:ins w:id="822" w:author="AugF" w:date="2020-08-19T23:02:10Z">
        <w:del w:id="823" w:author="WZK" w:date="2020-08-21T19:38:28Z">
          <w:r>
            <w:rPr>
              <w:rFonts w:hint="eastAsia" w:eastAsia="宋体"/>
              <w:lang w:val="en-US" w:eastAsia="zh-CN"/>
            </w:rPr>
            <w:delText>ptimizing implement of basic operators on GPU is</w:delText>
          </w:r>
        </w:del>
      </w:ins>
      <w:ins w:id="824" w:author="AugF" w:date="2020-08-20T16:19:43Z">
        <w:del w:id="825" w:author="WZK" w:date="2020-08-21T19:38:28Z">
          <w:r>
            <w:rPr>
              <w:rFonts w:hint="eastAsia" w:eastAsia="宋体"/>
              <w:lang w:val="en-US" w:eastAsia="zh-CN"/>
            </w:rPr>
            <w:delText xml:space="preserve"> al</w:delText>
          </w:r>
        </w:del>
      </w:ins>
      <w:ins w:id="826" w:author="AugF" w:date="2020-08-20T16:19:44Z">
        <w:del w:id="827" w:author="WZK" w:date="2020-08-21T19:38:28Z">
          <w:r>
            <w:rPr>
              <w:rFonts w:hint="eastAsia" w:eastAsia="宋体"/>
              <w:lang w:val="en-US" w:eastAsia="zh-CN"/>
            </w:rPr>
            <w:delText>so</w:delText>
          </w:r>
        </w:del>
      </w:ins>
      <w:ins w:id="828" w:author="AugF" w:date="2020-08-19T23:02:10Z">
        <w:del w:id="829" w:author="WZK" w:date="2020-08-21T19:38:28Z">
          <w:r>
            <w:rPr>
              <w:rFonts w:hint="eastAsia" w:eastAsia="宋体"/>
              <w:lang w:val="en-US" w:eastAsia="zh-CN"/>
            </w:rPr>
            <w:delText xml:space="preserve"> a potential optimization.</w:delText>
          </w:r>
        </w:del>
      </w:ins>
    </w:p>
    <w:p>
      <w:pPr>
        <w:pStyle w:val="30"/>
        <w:rPr>
          <w:ins w:id="830" w:author="AugF" w:date="2020-08-19T23:02:10Z"/>
          <w:rFonts w:hint="eastAsia" w:eastAsia="宋体"/>
          <w:lang w:val="en-US" w:eastAsia="zh-CN"/>
        </w:rPr>
      </w:pPr>
      <w:ins w:id="831" w:author="AugF" w:date="2020-08-19T23:02:10Z">
        <w:r>
          <w:rPr>
            <w:rFonts w:hint="eastAsia" w:eastAsia="宋体"/>
            <w:lang w:val="en-US" w:eastAsia="zh-CN"/>
          </w:rPr>
          <w:t xml:space="preserve">2. </w:t>
        </w:r>
      </w:ins>
      <w:ins w:id="832" w:author="WZK" w:date="2020-08-21T19:28:38Z">
        <w:r>
          <w:rPr>
            <w:rFonts w:hint="eastAsia" w:eastAsia="宋体"/>
            <w:lang w:val="en-US" w:eastAsia="zh-CN"/>
          </w:rPr>
          <w:t>T</w:t>
        </w:r>
      </w:ins>
      <w:ins w:id="833" w:author="WZK" w:date="2020-08-21T19:28:39Z">
        <w:r>
          <w:rPr>
            <w:rFonts w:hint="eastAsia" w:eastAsia="宋体"/>
            <w:lang w:val="en-US" w:eastAsia="zh-CN"/>
          </w:rPr>
          <w:t xml:space="preserve">o reduce </w:t>
        </w:r>
      </w:ins>
      <w:ins w:id="834" w:author="WZK" w:date="2020-08-21T19:28:40Z">
        <w:r>
          <w:rPr>
            <w:rFonts w:hint="eastAsia" w:eastAsia="宋体"/>
            <w:lang w:val="en-US" w:eastAsia="zh-CN"/>
          </w:rPr>
          <w:t>memory</w:t>
        </w:r>
      </w:ins>
      <w:ins w:id="835" w:author="WZK" w:date="2020-08-21T19:28:41Z">
        <w:r>
          <w:rPr>
            <w:rFonts w:hint="eastAsia" w:eastAsia="宋体"/>
            <w:lang w:val="en-US" w:eastAsia="zh-CN"/>
          </w:rPr>
          <w:t xml:space="preserve"> usage</w:t>
        </w:r>
      </w:ins>
      <w:ins w:id="836" w:author="WZK" w:date="2020-08-21T19:28:45Z">
        <w:r>
          <w:rPr>
            <w:rFonts w:hint="eastAsia" w:eastAsia="宋体"/>
            <w:lang w:val="en-US" w:eastAsia="zh-CN"/>
          </w:rPr>
          <w:t>,</w:t>
        </w:r>
      </w:ins>
      <w:ins w:id="837" w:author="WZK" w:date="2020-08-21T19:28:54Z">
        <w:r>
          <w:rPr>
            <w:rFonts w:hint="eastAsia" w:eastAsia="宋体"/>
            <w:lang w:val="en-US" w:eastAsia="zh-CN"/>
          </w:rPr>
          <w:t xml:space="preserve"> </w:t>
        </w:r>
      </w:ins>
      <w:ins w:id="838" w:author="WZK" w:date="2020-08-21T19:39:10Z">
        <w:r>
          <w:rPr>
            <w:rFonts w:hint="eastAsia" w:eastAsia="宋体"/>
            <w:lang w:val="en-US" w:eastAsia="zh-CN"/>
          </w:rPr>
          <w:t>op</w:t>
        </w:r>
      </w:ins>
      <w:ins w:id="839" w:author="WZK" w:date="2020-08-21T19:39:11Z">
        <w:r>
          <w:rPr>
            <w:rFonts w:hint="eastAsia" w:eastAsia="宋体"/>
            <w:lang w:val="en-US" w:eastAsia="zh-CN"/>
          </w:rPr>
          <w:t>timizati</w:t>
        </w:r>
      </w:ins>
      <w:ins w:id="840" w:author="WZK" w:date="2020-08-21T19:39:12Z">
        <w:r>
          <w:rPr>
            <w:rFonts w:hint="eastAsia" w:eastAsia="宋体"/>
            <w:lang w:val="en-US" w:eastAsia="zh-CN"/>
          </w:rPr>
          <w:t>ons shou</w:t>
        </w:r>
      </w:ins>
      <w:ins w:id="841" w:author="WZK" w:date="2020-08-21T19:39:13Z">
        <w:r>
          <w:rPr>
            <w:rFonts w:hint="eastAsia" w:eastAsia="宋体"/>
            <w:lang w:val="en-US" w:eastAsia="zh-CN"/>
          </w:rPr>
          <w:t>ld focu</w:t>
        </w:r>
      </w:ins>
      <w:ins w:id="842" w:author="WZK" w:date="2020-08-21T19:39:14Z">
        <w:r>
          <w:rPr>
            <w:rFonts w:hint="eastAsia" w:eastAsia="宋体"/>
            <w:lang w:val="en-US" w:eastAsia="zh-CN"/>
          </w:rPr>
          <w:t xml:space="preserve">s on </w:t>
        </w:r>
      </w:ins>
      <w:ins w:id="843" w:author="WZK" w:date="2020-08-21T19:39:15Z">
        <w:r>
          <w:rPr>
            <w:rFonts w:hint="eastAsia" w:eastAsia="宋体"/>
            <w:lang w:val="en-US" w:eastAsia="zh-CN"/>
          </w:rPr>
          <w:t>red</w:t>
        </w:r>
      </w:ins>
      <w:ins w:id="844" w:author="WZK" w:date="2020-08-21T19:39:16Z">
        <w:r>
          <w:rPr>
            <w:rFonts w:hint="eastAsia" w:eastAsia="宋体"/>
            <w:lang w:val="en-US" w:eastAsia="zh-CN"/>
          </w:rPr>
          <w:t>ucing</w:t>
        </w:r>
      </w:ins>
      <w:ins w:id="845" w:author="WZK" w:date="2020-08-21T19:39:48Z">
        <w:r>
          <w:rPr>
            <w:rFonts w:hint="eastAsia" w:eastAsia="宋体"/>
            <w:lang w:val="en-US" w:eastAsia="zh-CN"/>
          </w:rPr>
          <w:t xml:space="preserve"> </w:t>
        </w:r>
      </w:ins>
      <w:ins w:id="846" w:author="WZK" w:date="2020-08-21T19:53:02Z">
        <w:r>
          <w:rPr>
            <w:rFonts w:hint="eastAsia" w:eastAsia="宋体"/>
            <w:lang w:val="en-US" w:eastAsia="zh-CN"/>
          </w:rPr>
          <w:t>t</w:t>
        </w:r>
      </w:ins>
      <w:ins w:id="847" w:author="WZK" w:date="2020-08-21T19:53:03Z">
        <w:r>
          <w:rPr>
            <w:rFonts w:hint="eastAsia" w:eastAsia="宋体"/>
            <w:lang w:val="en-US" w:eastAsia="zh-CN"/>
          </w:rPr>
          <w:t xml:space="preserve">he </w:t>
        </w:r>
      </w:ins>
      <w:ins w:id="848" w:author="WZK" w:date="2020-08-21T19:39:49Z">
        <w:r>
          <w:rPr>
            <w:rFonts w:hint="eastAsia" w:eastAsia="宋体"/>
            <w:lang w:val="en-US" w:eastAsia="zh-CN"/>
          </w:rPr>
          <w:t>i</w:t>
        </w:r>
      </w:ins>
      <w:ins w:id="849" w:author="WZK" w:date="2020-08-21T19:39:18Z">
        <w:r>
          <w:rPr>
            <w:rFonts w:hint="eastAsia" w:eastAsia="宋体"/>
            <w:lang w:val="en-US" w:eastAsia="zh-CN"/>
          </w:rPr>
          <w:t>nte</w:t>
        </w:r>
      </w:ins>
      <w:ins w:id="850" w:author="WZK" w:date="2020-08-21T19:39:19Z">
        <w:r>
          <w:rPr>
            <w:rFonts w:hint="eastAsia" w:eastAsia="宋体"/>
            <w:lang w:val="en-US" w:eastAsia="zh-CN"/>
          </w:rPr>
          <w:t>rmedi</w:t>
        </w:r>
      </w:ins>
      <w:ins w:id="851" w:author="WZK" w:date="2020-08-21T19:39:20Z">
        <w:r>
          <w:rPr>
            <w:rFonts w:hint="eastAsia" w:eastAsia="宋体"/>
            <w:lang w:val="en-US" w:eastAsia="zh-CN"/>
          </w:rPr>
          <w:t>ate result</w:t>
        </w:r>
      </w:ins>
      <w:ins w:id="852" w:author="WZK" w:date="2020-08-21T19:39:21Z">
        <w:r>
          <w:rPr>
            <w:rFonts w:hint="eastAsia" w:eastAsia="宋体"/>
            <w:lang w:val="en-US" w:eastAsia="zh-CN"/>
          </w:rPr>
          <w:t>s</w:t>
        </w:r>
      </w:ins>
      <w:ins w:id="853" w:author="WZK" w:date="2020-08-21T19:39:25Z">
        <w:r>
          <w:rPr>
            <w:rFonts w:hint="eastAsia" w:eastAsia="宋体"/>
            <w:lang w:val="en-US" w:eastAsia="zh-CN"/>
          </w:rPr>
          <w:t xml:space="preserve"> </w:t>
        </w:r>
      </w:ins>
      <w:ins w:id="854" w:author="WZK" w:date="2020-08-21T19:39:54Z">
        <w:r>
          <w:rPr>
            <w:rFonts w:hint="eastAsia" w:eastAsia="宋体"/>
            <w:lang w:val="en-US" w:eastAsia="zh-CN"/>
          </w:rPr>
          <w:t>in</w:t>
        </w:r>
      </w:ins>
      <w:ins w:id="855" w:author="WZK" w:date="2020-08-21T19:39:34Z">
        <w:r>
          <w:rPr>
            <w:rFonts w:hint="eastAsia" w:eastAsia="宋体"/>
            <w:lang w:val="en-US" w:eastAsia="zh-CN"/>
          </w:rPr>
          <w:t xml:space="preserve"> </w:t>
        </w:r>
      </w:ins>
      <w:ins w:id="856" w:author="WZK" w:date="2020-08-21T19:39:26Z">
        <w:r>
          <w:rPr>
            <w:rFonts w:hint="eastAsia" w:eastAsia="宋体"/>
            <w:lang w:val="en-US" w:eastAsia="zh-CN"/>
          </w:rPr>
          <w:t>t</w:t>
        </w:r>
      </w:ins>
      <w:ins w:id="857" w:author="WZK" w:date="2020-08-21T19:39:27Z">
        <w:r>
          <w:rPr>
            <w:rFonts w:hint="eastAsia" w:eastAsia="宋体"/>
            <w:lang w:val="en-US" w:eastAsia="zh-CN"/>
          </w:rPr>
          <w:t>he edge ca</w:t>
        </w:r>
      </w:ins>
      <w:ins w:id="858" w:author="WZK" w:date="2020-08-21T19:39:28Z">
        <w:r>
          <w:rPr>
            <w:rFonts w:hint="eastAsia" w:eastAsia="宋体"/>
            <w:lang w:val="en-US" w:eastAsia="zh-CN"/>
          </w:rPr>
          <w:t>lculation</w:t>
        </w:r>
      </w:ins>
      <w:ins w:id="859" w:author="WZK" w:date="2020-08-21T19:39:22Z">
        <w:r>
          <w:rPr>
            <w:rFonts w:hint="eastAsia" w:eastAsia="宋体"/>
            <w:lang w:val="en-US" w:eastAsia="zh-CN"/>
          </w:rPr>
          <w:t>.</w:t>
        </w:r>
      </w:ins>
      <w:ins w:id="860" w:author="WZK" w:date="2020-08-21T19:39:36Z">
        <w:r>
          <w:rPr>
            <w:rFonts w:hint="eastAsia" w:eastAsia="宋体"/>
            <w:lang w:val="en-US" w:eastAsia="zh-CN"/>
          </w:rPr>
          <w:t xml:space="preserve"> </w:t>
        </w:r>
      </w:ins>
      <w:ins w:id="861" w:author="WZK" w:date="2020-08-21T19:39:58Z">
        <w:r>
          <w:rPr>
            <w:rFonts w:hint="eastAsia" w:eastAsia="宋体"/>
            <w:lang w:val="en-US" w:eastAsia="zh-CN"/>
          </w:rPr>
          <w:t xml:space="preserve">One </w:t>
        </w:r>
      </w:ins>
      <w:ins w:id="862" w:author="WZK" w:date="2020-08-21T19:39:59Z">
        <w:r>
          <w:rPr>
            <w:rFonts w:hint="eastAsia" w:eastAsia="宋体"/>
            <w:lang w:val="en-US" w:eastAsia="zh-CN"/>
          </w:rPr>
          <w:t>may cons</w:t>
        </w:r>
      </w:ins>
      <w:ins w:id="863" w:author="WZK" w:date="2020-08-21T19:40:00Z">
        <w:r>
          <w:rPr>
            <w:rFonts w:hint="eastAsia" w:eastAsia="宋体"/>
            <w:lang w:val="en-US" w:eastAsia="zh-CN"/>
          </w:rPr>
          <w:t xml:space="preserve">ider </w:t>
        </w:r>
      </w:ins>
      <w:ins w:id="864" w:author="WZK" w:date="2020-08-21T19:42:08Z">
        <w:r>
          <w:rPr>
            <w:rFonts w:hint="eastAsia" w:eastAsia="宋体"/>
            <w:lang w:val="en-US" w:eastAsia="zh-CN"/>
          </w:rPr>
          <w:t>ado</w:t>
        </w:r>
      </w:ins>
      <w:ins w:id="865" w:author="WZK" w:date="2020-08-21T19:42:09Z">
        <w:r>
          <w:rPr>
            <w:rFonts w:hint="eastAsia" w:eastAsia="宋体"/>
            <w:lang w:val="en-US" w:eastAsia="zh-CN"/>
          </w:rPr>
          <w:t xml:space="preserve">pting </w:t>
        </w:r>
      </w:ins>
      <w:ins w:id="866" w:author="WZK" w:date="2020-08-21T19:40:01Z">
        <w:r>
          <w:rPr>
            <w:rFonts w:hint="eastAsia" w:eastAsia="宋体"/>
            <w:lang w:val="en-US" w:eastAsia="zh-CN"/>
          </w:rPr>
          <w:t>th</w:t>
        </w:r>
      </w:ins>
      <w:ins w:id="867" w:author="WZK" w:date="2020-08-21T19:40:02Z">
        <w:r>
          <w:rPr>
            <w:rFonts w:hint="eastAsia" w:eastAsia="宋体"/>
            <w:lang w:val="en-US" w:eastAsia="zh-CN"/>
          </w:rPr>
          <w:t>e</w:t>
        </w:r>
      </w:ins>
      <w:ins w:id="868" w:author="WZK" w:date="2020-08-21T19:40:07Z">
        <w:r>
          <w:rPr>
            <w:rFonts w:hint="eastAsia" w:eastAsia="宋体"/>
            <w:lang w:val="en-US" w:eastAsia="zh-CN"/>
          </w:rPr>
          <w:t xml:space="preserve"> checkp</w:t>
        </w:r>
      </w:ins>
      <w:ins w:id="869" w:author="WZK" w:date="2020-08-21T19:40:08Z">
        <w:r>
          <w:rPr>
            <w:rFonts w:hint="eastAsia" w:eastAsia="宋体"/>
            <w:lang w:val="en-US" w:eastAsia="zh-CN"/>
          </w:rPr>
          <w:t xml:space="preserve">oint </w:t>
        </w:r>
      </w:ins>
      <w:ins w:id="870" w:author="WZK" w:date="2020-08-21T19:40:09Z">
        <w:r>
          <w:rPr>
            <w:rFonts w:hint="eastAsia" w:eastAsia="宋体"/>
            <w:lang w:val="en-US" w:eastAsia="zh-CN"/>
          </w:rPr>
          <w:t>me</w:t>
        </w:r>
      </w:ins>
      <w:ins w:id="871" w:author="WZK" w:date="2020-08-21T19:40:10Z">
        <w:r>
          <w:rPr>
            <w:rFonts w:hint="eastAsia" w:eastAsia="宋体"/>
            <w:lang w:val="en-US" w:eastAsia="zh-CN"/>
          </w:rPr>
          <w:t>chanism</w:t>
        </w:r>
      </w:ins>
      <w:ins w:id="872" w:author="WZK" w:date="2020-08-21T19:40:33Z">
        <w:r>
          <w:rPr>
            <w:rFonts w:hint="eastAsia" w:eastAsia="宋体"/>
            <w:lang w:val="en-US" w:eastAsia="zh-CN"/>
          </w:rPr>
          <w:t xml:space="preserve"> </w:t>
        </w:r>
      </w:ins>
      <w:ins w:id="873" w:author="WZK" w:date="2020-08-21T19:40:54Z">
        <w:r>
          <w:rPr>
            <w:rFonts w:hint="eastAsia" w:eastAsia="宋体"/>
            <w:lang w:val="en-US" w:eastAsia="zh-CN"/>
          </w:rPr>
          <w:t>to</w:t>
        </w:r>
      </w:ins>
      <w:ins w:id="874" w:author="WZK" w:date="2020-08-21T19:40:55Z">
        <w:r>
          <w:rPr>
            <w:rFonts w:hint="eastAsia" w:eastAsia="宋体"/>
            <w:lang w:val="en-US" w:eastAsia="zh-CN"/>
          </w:rPr>
          <w:t xml:space="preserve"> </w:t>
        </w:r>
      </w:ins>
      <w:ins w:id="875" w:author="WZK" w:date="2020-08-21T19:42:13Z">
        <w:r>
          <w:rPr>
            <w:rFonts w:hint="eastAsia" w:eastAsia="宋体"/>
            <w:lang w:val="en-US" w:eastAsia="zh-CN"/>
          </w:rPr>
          <w:t>cac</w:t>
        </w:r>
      </w:ins>
      <w:ins w:id="876" w:author="WZK" w:date="2020-08-21T19:42:14Z">
        <w:r>
          <w:rPr>
            <w:rFonts w:hint="eastAsia" w:eastAsia="宋体"/>
            <w:lang w:val="en-US" w:eastAsia="zh-CN"/>
          </w:rPr>
          <w:t>he less</w:t>
        </w:r>
      </w:ins>
      <w:ins w:id="877" w:author="WZK" w:date="2020-08-21T19:42:15Z">
        <w:r>
          <w:rPr>
            <w:rFonts w:hint="eastAsia" w:eastAsia="宋体"/>
            <w:lang w:val="en-US" w:eastAsia="zh-CN"/>
          </w:rPr>
          <w:t xml:space="preserve"> inter</w:t>
        </w:r>
      </w:ins>
      <w:ins w:id="878" w:author="WZK" w:date="2020-08-21T19:42:16Z">
        <w:r>
          <w:rPr>
            <w:rFonts w:hint="eastAsia" w:eastAsia="宋体"/>
            <w:lang w:val="en-US" w:eastAsia="zh-CN"/>
          </w:rPr>
          <w:t>mediate</w:t>
        </w:r>
      </w:ins>
      <w:ins w:id="879" w:author="WZK" w:date="2020-08-21T19:42:17Z">
        <w:r>
          <w:rPr>
            <w:rFonts w:hint="eastAsia" w:eastAsia="宋体"/>
            <w:lang w:val="en-US" w:eastAsia="zh-CN"/>
          </w:rPr>
          <w:t xml:space="preserve"> re</w:t>
        </w:r>
      </w:ins>
      <w:ins w:id="880" w:author="WZK" w:date="2020-08-21T19:42:19Z">
        <w:r>
          <w:rPr>
            <w:rFonts w:hint="eastAsia" w:eastAsia="宋体"/>
            <w:lang w:val="en-US" w:eastAsia="zh-CN"/>
          </w:rPr>
          <w:t>sults</w:t>
        </w:r>
      </w:ins>
      <w:ins w:id="881" w:author="WZK" w:date="2020-08-21T19:51:04Z">
        <w:r>
          <w:rPr>
            <w:rFonts w:hint="eastAsia" w:eastAsia="宋体"/>
            <w:lang w:val="en-US" w:eastAsia="zh-CN"/>
          </w:rPr>
          <w:t xml:space="preserve"> </w:t>
        </w:r>
      </w:ins>
      <w:ins w:id="882" w:author="WZK" w:date="2020-08-21T19:53:41Z">
        <w:r>
          <w:rPr>
            <w:rFonts w:hint="eastAsia" w:eastAsia="宋体"/>
            <w:lang w:val="en-US" w:eastAsia="zh-CN"/>
          </w:rPr>
          <w:t xml:space="preserve">during </w:t>
        </w:r>
      </w:ins>
      <w:ins w:id="883" w:author="WZK" w:date="2020-08-21T19:53:43Z">
        <w:r>
          <w:rPr>
            <w:rFonts w:hint="eastAsia" w:eastAsia="宋体"/>
            <w:lang w:val="en-US" w:eastAsia="zh-CN"/>
          </w:rPr>
          <w:t xml:space="preserve">the </w:t>
        </w:r>
      </w:ins>
      <w:ins w:id="884" w:author="WZK" w:date="2020-08-21T19:53:44Z">
        <w:r>
          <w:rPr>
            <w:rFonts w:hint="eastAsia" w:eastAsia="宋体"/>
            <w:lang w:val="en-US" w:eastAsia="zh-CN"/>
          </w:rPr>
          <w:t>forward</w:t>
        </w:r>
      </w:ins>
      <w:ins w:id="885" w:author="WZK" w:date="2020-08-21T19:53:45Z">
        <w:r>
          <w:rPr>
            <w:rFonts w:hint="eastAsia" w:eastAsia="宋体"/>
            <w:lang w:val="en-US" w:eastAsia="zh-CN"/>
          </w:rPr>
          <w:t xml:space="preserve"> </w:t>
        </w:r>
      </w:ins>
      <w:ins w:id="886" w:author="WZK" w:date="2020-08-21T19:53:47Z">
        <w:r>
          <w:rPr>
            <w:rFonts w:hint="eastAsia" w:eastAsia="宋体"/>
            <w:lang w:val="en-US" w:eastAsia="zh-CN"/>
          </w:rPr>
          <w:t>pha</w:t>
        </w:r>
      </w:ins>
      <w:ins w:id="887" w:author="WZK" w:date="2020-08-21T19:53:48Z">
        <w:r>
          <w:rPr>
            <w:rFonts w:hint="eastAsia" w:eastAsia="宋体"/>
            <w:lang w:val="en-US" w:eastAsia="zh-CN"/>
          </w:rPr>
          <w:t xml:space="preserve">se and </w:t>
        </w:r>
      </w:ins>
      <w:ins w:id="888" w:author="WZK" w:date="2020-08-21T19:51:06Z">
        <w:r>
          <w:rPr>
            <w:rFonts w:hint="eastAsia" w:eastAsia="宋体"/>
            <w:lang w:val="en-US" w:eastAsia="zh-CN"/>
          </w:rPr>
          <w:t>re</w:t>
        </w:r>
      </w:ins>
      <w:ins w:id="889" w:author="WZK" w:date="2020-08-21T19:51:32Z">
        <w:r>
          <w:rPr>
            <w:rFonts w:hint="eastAsia" w:eastAsia="宋体"/>
            <w:lang w:val="en-US" w:eastAsia="zh-CN"/>
          </w:rPr>
          <w:t>-</w:t>
        </w:r>
      </w:ins>
      <w:ins w:id="890" w:author="WZK" w:date="2020-08-21T19:54:10Z">
        <w:r>
          <w:rPr>
            <w:rFonts w:hint="eastAsia" w:eastAsia="宋体"/>
            <w:lang w:val="en-US" w:eastAsia="zh-CN"/>
          </w:rPr>
          <w:t>calcu</w:t>
        </w:r>
      </w:ins>
      <w:ins w:id="891" w:author="WZK" w:date="2020-08-21T19:54:11Z">
        <w:r>
          <w:rPr>
            <w:rFonts w:hint="eastAsia" w:eastAsia="宋体"/>
            <w:lang w:val="en-US" w:eastAsia="zh-CN"/>
          </w:rPr>
          <w:t xml:space="preserve">late </w:t>
        </w:r>
      </w:ins>
      <w:ins w:id="892" w:author="WZK" w:date="2020-08-21T19:53:54Z">
        <w:r>
          <w:rPr>
            <w:rFonts w:hint="eastAsia" w:eastAsia="宋体"/>
            <w:lang w:val="en-US" w:eastAsia="zh-CN"/>
          </w:rPr>
          <w:t>the</w:t>
        </w:r>
      </w:ins>
      <w:ins w:id="893" w:author="WZK" w:date="2020-08-21T19:53:55Z">
        <w:r>
          <w:rPr>
            <w:rFonts w:hint="eastAsia" w:eastAsia="宋体"/>
            <w:lang w:val="en-US" w:eastAsia="zh-CN"/>
          </w:rPr>
          <w:t xml:space="preserve"> needed</w:t>
        </w:r>
      </w:ins>
      <w:ins w:id="894" w:author="WZK" w:date="2020-08-21T19:53:57Z">
        <w:r>
          <w:rPr>
            <w:rFonts w:hint="eastAsia" w:eastAsia="宋体"/>
            <w:lang w:val="en-US" w:eastAsia="zh-CN"/>
          </w:rPr>
          <w:t xml:space="preserve"> </w:t>
        </w:r>
      </w:ins>
      <w:ins w:id="895" w:author="WZK" w:date="2020-08-21T19:54:05Z">
        <w:r>
          <w:rPr>
            <w:rFonts w:hint="eastAsia" w:eastAsia="宋体"/>
            <w:lang w:val="en-US" w:eastAsia="zh-CN"/>
          </w:rPr>
          <w:t>data</w:t>
        </w:r>
      </w:ins>
      <w:ins w:id="896" w:author="WZK" w:date="2020-08-21T19:51:39Z">
        <w:r>
          <w:rPr>
            <w:rFonts w:hint="eastAsia" w:eastAsia="宋体"/>
            <w:lang w:val="en-US" w:eastAsia="zh-CN"/>
          </w:rPr>
          <w:t xml:space="preserve"> o</w:t>
        </w:r>
      </w:ins>
      <w:ins w:id="897" w:author="WZK" w:date="2020-08-21T19:51:40Z">
        <w:r>
          <w:rPr>
            <w:rFonts w:hint="eastAsia" w:eastAsia="宋体"/>
            <w:lang w:val="en-US" w:eastAsia="zh-CN"/>
          </w:rPr>
          <w:t>n th</w:t>
        </w:r>
      </w:ins>
      <w:ins w:id="898" w:author="WZK" w:date="2020-08-21T19:51:41Z">
        <w:r>
          <w:rPr>
            <w:rFonts w:hint="eastAsia" w:eastAsia="宋体"/>
            <w:lang w:val="en-US" w:eastAsia="zh-CN"/>
          </w:rPr>
          <w:t>e fly</w:t>
        </w:r>
      </w:ins>
      <w:ins w:id="899" w:author="WZK" w:date="2020-08-21T19:51:15Z">
        <w:r>
          <w:rPr>
            <w:rFonts w:hint="eastAsia" w:eastAsia="宋体"/>
            <w:lang w:val="en-US" w:eastAsia="zh-CN"/>
          </w:rPr>
          <w:t xml:space="preserve"> </w:t>
        </w:r>
      </w:ins>
      <w:ins w:id="900" w:author="WZK" w:date="2020-08-21T19:51:43Z">
        <w:r>
          <w:rPr>
            <w:rFonts w:hint="eastAsia" w:eastAsia="宋体"/>
            <w:lang w:val="en-US" w:eastAsia="zh-CN"/>
          </w:rPr>
          <w:t>during</w:t>
        </w:r>
      </w:ins>
      <w:ins w:id="901" w:author="WZK" w:date="2020-08-21T19:51:15Z">
        <w:r>
          <w:rPr>
            <w:rFonts w:hint="eastAsia" w:eastAsia="宋体"/>
            <w:lang w:val="en-US" w:eastAsia="zh-CN"/>
          </w:rPr>
          <w:t xml:space="preserve"> the </w:t>
        </w:r>
      </w:ins>
      <w:ins w:id="902" w:author="WZK" w:date="2020-08-21T19:51:16Z">
        <w:r>
          <w:rPr>
            <w:rFonts w:hint="eastAsia" w:eastAsia="宋体"/>
            <w:lang w:val="en-US" w:eastAsia="zh-CN"/>
          </w:rPr>
          <w:t>backpr</w:t>
        </w:r>
      </w:ins>
      <w:ins w:id="903" w:author="WZK" w:date="2020-08-21T19:51:17Z">
        <w:r>
          <w:rPr>
            <w:rFonts w:hint="eastAsia" w:eastAsia="宋体"/>
            <w:lang w:val="en-US" w:eastAsia="zh-CN"/>
          </w:rPr>
          <w:t>opaga</w:t>
        </w:r>
      </w:ins>
      <w:ins w:id="904" w:author="WZK" w:date="2020-08-21T19:51:18Z">
        <w:r>
          <w:rPr>
            <w:rFonts w:hint="eastAsia" w:eastAsia="宋体"/>
            <w:lang w:val="en-US" w:eastAsia="zh-CN"/>
          </w:rPr>
          <w:t>tion</w:t>
        </w:r>
      </w:ins>
      <w:ins w:id="905" w:author="WZK" w:date="2020-08-21T19:42:19Z">
        <w:r>
          <w:rPr>
            <w:rFonts w:hint="eastAsia" w:eastAsia="宋体"/>
            <w:lang w:val="en-US" w:eastAsia="zh-CN"/>
          </w:rPr>
          <w:t>.</w:t>
        </w:r>
      </w:ins>
      <w:ins w:id="906" w:author="WZK" w:date="2020-08-21T19:42:20Z">
        <w:r>
          <w:rPr>
            <w:rFonts w:hint="eastAsia" w:eastAsia="宋体"/>
            <w:lang w:val="en-US" w:eastAsia="zh-CN"/>
          </w:rPr>
          <w:t xml:space="preserve"> </w:t>
        </w:r>
      </w:ins>
      <w:ins w:id="907" w:author="AugF" w:date="2020-08-19T23:02:10Z">
        <w:del w:id="908" w:author="WZK" w:date="2020-08-21T19:51:25Z">
          <w:r>
            <w:rPr>
              <w:rFonts w:hint="eastAsia" w:eastAsia="宋体"/>
              <w:lang w:val="en-US" w:eastAsia="zh-CN"/>
            </w:rPr>
            <w:delText>The optimization work on the general framework, such as the optimized fuse operator in the aggregating step, is one possible solution that can bring benefits, especially for the GNN model with low edge calculation complexity.</w:delText>
          </w:r>
        </w:del>
      </w:ins>
    </w:p>
    <w:p>
      <w:pPr>
        <w:pStyle w:val="30"/>
        <w:rPr>
          <w:ins w:id="909" w:author="AugF" w:date="2020-08-19T23:02:10Z"/>
          <w:rFonts w:hint="default" w:eastAsia="宋体"/>
          <w:lang w:val="en-US" w:eastAsia="zh-CN"/>
        </w:rPr>
      </w:pPr>
      <w:ins w:id="910" w:author="AugF" w:date="2020-08-19T23:02:10Z">
        <w:r>
          <w:rPr>
            <w:rFonts w:hint="eastAsia" w:eastAsia="宋体"/>
            <w:lang w:val="en-US" w:eastAsia="zh-CN"/>
          </w:rPr>
          <w:t xml:space="preserve">3. </w:t>
        </w:r>
      </w:ins>
      <w:ins w:id="911" w:author="WZK" w:date="2020-08-21T19:54:37Z">
        <w:r>
          <w:rPr>
            <w:rFonts w:hint="eastAsia" w:eastAsia="宋体"/>
            <w:lang w:val="en-US" w:eastAsia="zh-CN"/>
          </w:rPr>
          <w:t>T</w:t>
        </w:r>
      </w:ins>
      <w:ins w:id="912" w:author="WZK" w:date="2020-08-21T19:54:38Z">
        <w:r>
          <w:rPr>
            <w:rFonts w:hint="eastAsia" w:eastAsia="宋体"/>
            <w:lang w:val="en-US" w:eastAsia="zh-CN"/>
          </w:rPr>
          <w:t>o improv</w:t>
        </w:r>
      </w:ins>
      <w:ins w:id="913" w:author="WZK" w:date="2020-08-21T19:54:39Z">
        <w:r>
          <w:rPr>
            <w:rFonts w:hint="eastAsia" w:eastAsia="宋体"/>
            <w:lang w:val="en-US" w:eastAsia="zh-CN"/>
          </w:rPr>
          <w:t>e the eff</w:t>
        </w:r>
      </w:ins>
      <w:ins w:id="914" w:author="WZK" w:date="2020-08-21T19:54:40Z">
        <w:r>
          <w:rPr>
            <w:rFonts w:hint="eastAsia" w:eastAsia="宋体"/>
            <w:lang w:val="en-US" w:eastAsia="zh-CN"/>
          </w:rPr>
          <w:t>iciency of</w:t>
        </w:r>
      </w:ins>
      <w:ins w:id="915" w:author="WZK" w:date="2020-08-21T19:54:41Z">
        <w:r>
          <w:rPr>
            <w:rFonts w:hint="eastAsia" w:eastAsia="宋体"/>
            <w:lang w:val="en-US" w:eastAsia="zh-CN"/>
          </w:rPr>
          <w:t xml:space="preserve"> the s</w:t>
        </w:r>
      </w:ins>
      <w:ins w:id="916" w:author="WZK" w:date="2020-08-21T19:54:42Z">
        <w:r>
          <w:rPr>
            <w:rFonts w:hint="eastAsia" w:eastAsia="宋体"/>
            <w:lang w:val="en-US" w:eastAsia="zh-CN"/>
          </w:rPr>
          <w:t>ampli</w:t>
        </w:r>
      </w:ins>
      <w:ins w:id="917" w:author="WZK" w:date="2020-08-21T19:54:43Z">
        <w:r>
          <w:rPr>
            <w:rFonts w:hint="eastAsia" w:eastAsia="宋体"/>
            <w:lang w:val="en-US" w:eastAsia="zh-CN"/>
          </w:rPr>
          <w:t>ng techniq</w:t>
        </w:r>
      </w:ins>
      <w:ins w:id="918" w:author="WZK" w:date="2020-08-21T19:54:44Z">
        <w:r>
          <w:rPr>
            <w:rFonts w:hint="eastAsia" w:eastAsia="宋体"/>
            <w:lang w:val="en-US" w:eastAsia="zh-CN"/>
          </w:rPr>
          <w:t>ues,</w:t>
        </w:r>
      </w:ins>
      <w:ins w:id="919" w:author="WZK" w:date="2020-08-21T19:54:45Z">
        <w:r>
          <w:rPr>
            <w:rFonts w:hint="eastAsia" w:eastAsia="宋体"/>
            <w:lang w:val="en-US" w:eastAsia="zh-CN"/>
          </w:rPr>
          <w:t xml:space="preserve"> </w:t>
        </w:r>
      </w:ins>
      <w:ins w:id="920" w:author="WZK" w:date="2020-08-21T20:12:58Z">
        <w:r>
          <w:rPr>
            <w:rFonts w:hint="eastAsia" w:eastAsia="宋体"/>
            <w:lang w:val="en-US" w:eastAsia="zh-CN"/>
          </w:rPr>
          <w:t>one may consider overlapping the sampling on the CPU side with the training on the GPU side.</w:t>
        </w:r>
      </w:ins>
      <w:ins w:id="921" w:author="WZK" w:date="2020-08-21T19:56:04Z">
        <w:r>
          <w:rPr>
            <w:rFonts w:hint="eastAsia" w:eastAsia="宋体"/>
            <w:lang w:val="en-US" w:eastAsia="zh-CN"/>
          </w:rPr>
          <w:t xml:space="preserve"> </w:t>
        </w:r>
      </w:ins>
      <w:ins w:id="922" w:author="WZK" w:date="2020-08-21T19:57:05Z">
        <w:r>
          <w:rPr>
            <w:rFonts w:hint="eastAsia" w:eastAsia="宋体"/>
            <w:lang w:val="en-US" w:eastAsia="zh-CN"/>
          </w:rPr>
          <w:t>C</w:t>
        </w:r>
      </w:ins>
      <w:ins w:id="923" w:author="WZK" w:date="2020-08-21T19:57:06Z">
        <w:r>
          <w:rPr>
            <w:rFonts w:hint="eastAsia" w:eastAsia="宋体"/>
            <w:lang w:val="en-US" w:eastAsia="zh-CN"/>
          </w:rPr>
          <w:t xml:space="preserve">hoosing </w:t>
        </w:r>
      </w:ins>
      <w:ins w:id="924" w:author="WZK" w:date="2020-08-21T19:57:07Z">
        <w:r>
          <w:rPr>
            <w:rFonts w:hint="eastAsia" w:eastAsia="宋体"/>
            <w:lang w:val="en-US" w:eastAsia="zh-CN"/>
          </w:rPr>
          <w:t>a</w:t>
        </w:r>
      </w:ins>
      <w:ins w:id="925" w:author="WZK" w:date="2020-08-21T19:57:44Z">
        <w:r>
          <w:rPr>
            <w:rFonts w:hint="eastAsia" w:eastAsia="宋体"/>
            <w:lang w:val="en-US" w:eastAsia="zh-CN"/>
          </w:rPr>
          <w:t xml:space="preserve"> pro</w:t>
        </w:r>
      </w:ins>
      <w:ins w:id="926" w:author="WZK" w:date="2020-08-21T19:57:45Z">
        <w:r>
          <w:rPr>
            <w:rFonts w:hint="eastAsia" w:eastAsia="宋体"/>
            <w:lang w:val="en-US" w:eastAsia="zh-CN"/>
          </w:rPr>
          <w:t>per</w:t>
        </w:r>
      </w:ins>
      <w:ins w:id="927" w:author="WZK" w:date="2020-08-21T19:57:07Z">
        <w:r>
          <w:rPr>
            <w:rFonts w:hint="eastAsia" w:eastAsia="宋体"/>
            <w:lang w:val="en-US" w:eastAsia="zh-CN"/>
          </w:rPr>
          <w:t xml:space="preserve"> </w:t>
        </w:r>
      </w:ins>
      <w:ins w:id="928" w:author="WZK" w:date="2020-08-21T19:57:36Z">
        <w:r>
          <w:rPr>
            <w:rFonts w:hint="eastAsia" w:eastAsia="宋体"/>
            <w:lang w:val="en-US" w:eastAsia="zh-CN"/>
          </w:rPr>
          <w:t>batch</w:t>
        </w:r>
      </w:ins>
      <w:ins w:id="929" w:author="WZK" w:date="2020-08-21T19:57:37Z">
        <w:r>
          <w:rPr>
            <w:rFonts w:hint="eastAsia" w:eastAsia="宋体"/>
            <w:lang w:val="en-US" w:eastAsia="zh-CN"/>
          </w:rPr>
          <w:t xml:space="preserve"> size </w:t>
        </w:r>
      </w:ins>
      <w:ins w:id="930" w:author="WZK" w:date="2020-08-21T19:57:47Z">
        <w:r>
          <w:rPr>
            <w:rFonts w:hint="eastAsia" w:eastAsia="宋体"/>
            <w:lang w:val="en-US" w:eastAsia="zh-CN"/>
          </w:rPr>
          <w:t>automa</w:t>
        </w:r>
      </w:ins>
      <w:ins w:id="931" w:author="WZK" w:date="2020-08-21T19:57:48Z">
        <w:r>
          <w:rPr>
            <w:rFonts w:hint="eastAsia" w:eastAsia="宋体"/>
            <w:lang w:val="en-US" w:eastAsia="zh-CN"/>
          </w:rPr>
          <w:t>tically</w:t>
        </w:r>
      </w:ins>
      <w:ins w:id="932" w:author="WZK" w:date="2020-08-21T19:57:49Z">
        <w:r>
          <w:rPr>
            <w:rFonts w:hint="eastAsia" w:eastAsia="宋体"/>
            <w:lang w:val="en-US" w:eastAsia="zh-CN"/>
          </w:rPr>
          <w:t xml:space="preserve"> is ano</w:t>
        </w:r>
      </w:ins>
      <w:ins w:id="933" w:author="WZK" w:date="2020-08-21T19:57:50Z">
        <w:r>
          <w:rPr>
            <w:rFonts w:hint="eastAsia" w:eastAsia="宋体"/>
            <w:lang w:val="en-US" w:eastAsia="zh-CN"/>
          </w:rPr>
          <w:t xml:space="preserve">ther </w:t>
        </w:r>
      </w:ins>
      <w:ins w:id="934" w:author="WZK" w:date="2020-08-21T19:57:57Z">
        <w:r>
          <w:rPr>
            <w:rFonts w:hint="eastAsia" w:eastAsia="宋体"/>
            <w:lang w:val="en-US" w:eastAsia="zh-CN"/>
          </w:rPr>
          <w:t>po</w:t>
        </w:r>
      </w:ins>
      <w:ins w:id="935" w:author="WZK" w:date="2020-08-21T19:57:58Z">
        <w:r>
          <w:rPr>
            <w:rFonts w:hint="eastAsia" w:eastAsia="宋体"/>
            <w:lang w:val="en-US" w:eastAsia="zh-CN"/>
          </w:rPr>
          <w:t>tent</w:t>
        </w:r>
      </w:ins>
      <w:ins w:id="936" w:author="WZK" w:date="2020-08-21T19:57:59Z">
        <w:r>
          <w:rPr>
            <w:rFonts w:hint="eastAsia" w:eastAsia="宋体"/>
            <w:lang w:val="en-US" w:eastAsia="zh-CN"/>
          </w:rPr>
          <w:t>ial opt</w:t>
        </w:r>
      </w:ins>
      <w:ins w:id="937" w:author="WZK" w:date="2020-08-21T19:58:00Z">
        <w:r>
          <w:rPr>
            <w:rFonts w:hint="eastAsia" w:eastAsia="宋体"/>
            <w:lang w:val="en-US" w:eastAsia="zh-CN"/>
          </w:rPr>
          <w:t>imization.</w:t>
        </w:r>
      </w:ins>
      <w:ins w:id="938" w:author="AugF" w:date="2020-08-19T23:02:10Z">
        <w:del w:id="939" w:author="WZK" w:date="2020-08-21T19:55:22Z">
          <w:r>
            <w:rPr>
              <w:rFonts w:hint="default" w:eastAsia="宋体"/>
              <w:lang w:val="en-US" w:eastAsia="zh-CN"/>
            </w:rPr>
            <w:delText>To solve the problem of high memory usage in GNN training, we can consider multi-GPU distributed training. Besides, we can save checkpoints during the forward propagation and recalculates the missing results during the backpropagation.</w:delText>
          </w:r>
        </w:del>
      </w:ins>
    </w:p>
    <w:p>
      <w:pPr>
        <w:pStyle w:val="30"/>
        <w:rPr>
          <w:ins w:id="940" w:author="AugF" w:date="2020-08-19T23:02:14Z"/>
          <w:del w:id="941" w:author="WZK" w:date="2020-08-21T19:58:03Z"/>
          <w:rFonts w:hint="eastAsia" w:eastAsia="宋体"/>
          <w:lang w:val="en-US" w:eastAsia="zh-CN"/>
        </w:rPr>
      </w:pPr>
      <w:ins w:id="942" w:author="AugF" w:date="2020-08-19T23:02:10Z">
        <w:del w:id="943" w:author="WZK" w:date="2020-08-21T19:58:03Z">
          <w:r>
            <w:rPr>
              <w:rFonts w:hint="eastAsia" w:eastAsia="宋体"/>
              <w:lang w:val="en-US" w:eastAsia="zh-CN"/>
            </w:rPr>
            <w:delText xml:space="preserve">4. Because the sampled subgraphs proposed in sampling techniques are usually small, we can train multiple batches asynchronously on the same GPU and use the asynchronous stochastic gradient descent to speed up the converge. </w:delText>
          </w:r>
        </w:del>
      </w:ins>
    </w:p>
    <w:commentRangeEnd w:id="2"/>
    <w:p>
      <w:pPr>
        <w:pStyle w:val="30"/>
      </w:pPr>
      <w:r>
        <w:rPr>
          <w:rStyle w:val="28"/>
        </w:rPr>
        <w:commentReference w:id="2"/>
      </w:r>
      <w:r>
        <w:t xml:space="preserve">We </w:t>
      </w:r>
      <w:del w:id="944" w:author="WZK" w:date="2020-08-21T19:58:06Z">
        <w:r>
          <w:rPr>
            <w:rFonts w:hint="default"/>
            <w:lang w:val="en-US"/>
          </w:rPr>
          <w:delText xml:space="preserve">believe </w:delText>
        </w:r>
      </w:del>
      <w:ins w:id="945" w:author="WZK" w:date="2020-08-21T19:58:06Z">
        <w:r>
          <w:rPr>
            <w:rFonts w:hint="eastAsia" w:eastAsia="SimSun"/>
            <w:lang w:val="en-US" w:eastAsia="zh-CN"/>
          </w:rPr>
          <w:t>hop</w:t>
        </w:r>
      </w:ins>
      <w:ins w:id="946" w:author="WZK" w:date="2020-08-21T19:58:07Z">
        <w:r>
          <w:rPr>
            <w:rFonts w:hint="eastAsia" w:eastAsia="SimSun"/>
            <w:lang w:val="en-US" w:eastAsia="zh-CN"/>
          </w:rPr>
          <w:t xml:space="preserve">e </w:t>
        </w:r>
      </w:ins>
      <w:r>
        <w:t>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In this section, we formally define the graph neural network</w:t>
      </w:r>
      <w:ins w:id="947" w:author="WZK" w:date="2020-08-21T20:51:54Z">
        <w:r>
          <w:rPr>
            <w:rFonts w:hint="eastAsia" w:eastAsia="SimSun"/>
            <w:lang w:val="en-US" w:eastAsia="zh-CN"/>
          </w:rPr>
          <w:t>s</w:t>
        </w:r>
      </w:ins>
      <w:r>
        <w:t xml:space="preserve"> </w:t>
      </w:r>
      <w:del w:id="948" w:author="WZK" w:date="2020-08-21T20:51:53Z">
        <w:r>
          <w:rPr/>
          <w:delText>(</w:delText>
        </w:r>
      </w:del>
      <w:del w:id="949" w:author="WZK" w:date="2020-08-21T20:51:52Z">
        <w:r>
          <w:rPr/>
          <w:delText xml:space="preserve">GNN, for short) </w:delText>
        </w:r>
      </w:del>
      <w:r>
        <w:t xml:space="preserve">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m:rPr/>
          <w:rPr>
            <w:rFonts w:ascii="Cambria Math" w:hAnsi="Cambria Math"/>
          </w:rPr>
          <m:t>=(</m:t>
        </m:r>
        <m:r>
          <m:rPr>
            <m:sty m:val="p"/>
            <m:scr m:val="script"/>
          </m:rPr>
          <w:rPr>
            <w:rFonts w:ascii="Cambria Math" w:hAnsi="Cambria Math"/>
          </w:rPr>
          <m:t>V</m:t>
        </m:r>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ℰ</m:t>
        </m:r>
      </m:oMath>
      <w:r>
        <w:t xml:space="preserve"> are the vertex set and the edge set of </w:t>
      </w:r>
      <m:oMath>
        <m:r>
          <m:rPr>
            <m:sty m:val="p"/>
            <m:scr m:val="script"/>
          </m:rPr>
          <w:rPr>
            <w:rFonts w:ascii="Cambria Math" w:hAnsi="Cambria Math"/>
          </w:rPr>
          <m:t>G</m:t>
        </m:r>
      </m:oMath>
      <w:r>
        <w:t xml:space="preserve">, respectively. Let </w:t>
      </w:r>
      <m:oMath>
        <m:r>
          <m:rPr/>
          <w:rPr>
            <w:rFonts w:ascii="Cambria Math" w:hAnsi="Cambria Math"/>
          </w:rPr>
          <m:t>n=|</m:t>
        </m:r>
        <m:r>
          <m:rPr>
            <m:sty m:val="p"/>
            <m:scr m:val="script"/>
          </m:rPr>
          <w:rPr>
            <w:rFonts w:ascii="Cambria Math" w:hAnsi="Cambria Math"/>
          </w:rPr>
          <m:t>V</m:t>
        </m:r>
        <m:r>
          <m:rPr/>
          <w:rPr>
            <w:rFonts w:ascii="Cambria Math" w:hAnsi="Cambria Math"/>
          </w:rPr>
          <m:t>|</m:t>
        </m:r>
      </m:oMath>
      <w:r>
        <w:t xml:space="preserve"> and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as the number of vertices/edges. We use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(0≤i&lt;n)</m:t>
        </m:r>
      </m:oMath>
      <w:r>
        <w:t xml:space="preserve"> to denote a vertex and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oMath>
      <w:r>
        <w:t xml:space="preserve"> to denote the edge pointing from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r>
          <m:rPr>
            <m:sty m:val="p"/>
            <m:scr m:val="script"/>
          </m:rPr>
          <w:rPr>
            <w:rFonts w:ascii="Cambria Math" w:hAnsi="Cambria Math"/>
          </w:rPr>
          <m:t>ℰ</m:t>
        </m:r>
        <m:r>
          <m:rP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 xml:space="preserve">2.1 </w:t>
      </w:r>
      <w:del w:id="950" w:author="WZK" w:date="2020-08-21T20:52:22Z">
        <w:r>
          <w:rPr/>
          <w:delText xml:space="preserve">General </w:delText>
        </w:r>
      </w:del>
      <w:r>
        <w:t>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r>
        <w:rPr>
          <w:lang w:eastAsia="zh-CN"/>
        </w:rPr>
        <w:drawing>
          <wp:inline distT="0" distB="0" distL="0" distR="0">
            <wp:extent cx="5486400" cy="2995930"/>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rPr>
          <w:rFonts w:hint="eastAsia" w:eastAsia="SimSun"/>
          <w:lang w:val="en-US" w:eastAsia="zh-CN"/>
        </w:rPr>
      </w:pPr>
      <w:r>
        <w:t xml:space="preserve">A GNN layer consists of </w:t>
      </w:r>
      <m:oMath>
        <m:r>
          <m:rPr/>
          <w:rPr>
            <w:rFonts w:ascii="Cambria Math" w:hAnsi="Cambria Math"/>
          </w:rPr>
          <m:t>n</m:t>
        </m:r>
      </m:oMath>
      <w:r>
        <w:t xml:space="preserve"> graph neurons, where </w:t>
      </w:r>
      <m:oMath>
        <m:r>
          <m:rP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input layer. </w:t>
      </w:r>
      <w:ins w:id="951" w:author="WZK [2]" w:date="2020-08-22T08:54:19Z">
        <w:r>
          <w:rPr>
            <w:rFonts w:hint="eastAsia" w:eastAsia="SimSun"/>
            <w:lang w:val="en-US" w:eastAsia="zh-CN"/>
          </w:rPr>
          <w:t xml:space="preserve">The </w:t>
        </w:r>
      </w:ins>
      <w:ins w:id="952" w:author="WZK [2]" w:date="2020-08-22T08:54:20Z">
        <w:r>
          <w:rPr>
            <w:rFonts w:hint="eastAsia" w:eastAsia="SimSun"/>
            <w:lang w:val="en-US" w:eastAsia="zh-CN"/>
          </w:rPr>
          <w:t xml:space="preserve">graph </w:t>
        </w:r>
      </w:ins>
      <w:ins w:id="953" w:author="WZK [2]" w:date="2020-08-22T08:54:21Z">
        <w:r>
          <w:rPr>
            <w:rFonts w:hint="eastAsia" w:eastAsia="SimSun"/>
            <w:lang w:val="en-US" w:eastAsia="zh-CN"/>
          </w:rPr>
          <w:t>ne</w:t>
        </w:r>
      </w:ins>
      <w:ins w:id="954" w:author="WZK [2]" w:date="2020-08-22T08:54:22Z">
        <w:r>
          <w:rPr>
            <w:rFonts w:hint="eastAsia" w:eastAsia="SimSun"/>
            <w:lang w:val="en-US" w:eastAsia="zh-CN"/>
          </w:rPr>
          <w:t xml:space="preserve">uron </w:t>
        </w:r>
      </w:ins>
      <w:ins w:id="955" w:author="WZK [2]" w:date="2020-08-22T08:54:23Z">
        <w:r>
          <w:rPr>
            <w:rFonts w:hint="eastAsia" w:eastAsia="SimSun"/>
            <w:lang w:val="en-US" w:eastAsia="zh-CN"/>
          </w:rPr>
          <w:t>agg</w:t>
        </w:r>
      </w:ins>
      <w:ins w:id="956" w:author="WZK [2]" w:date="2020-08-22T08:54:24Z">
        <w:r>
          <w:rPr>
            <w:rFonts w:hint="eastAsia" w:eastAsia="SimSun"/>
            <w:lang w:val="en-US" w:eastAsia="zh-CN"/>
          </w:rPr>
          <w:t>regates</w:t>
        </w:r>
      </w:ins>
      <w:ins w:id="957" w:author="WZK [2]" w:date="2020-08-22T08:54:25Z">
        <w:r>
          <w:rPr>
            <w:rFonts w:hint="eastAsia" w:eastAsia="SimSun"/>
            <w:lang w:val="en-US" w:eastAsia="zh-CN"/>
          </w:rPr>
          <w:t xml:space="preserve"> inpu</w:t>
        </w:r>
      </w:ins>
      <w:ins w:id="958" w:author="WZK [2]" w:date="2020-08-22T08:54:26Z">
        <w:r>
          <w:rPr>
            <w:rFonts w:hint="eastAsia" w:eastAsia="SimSun"/>
            <w:lang w:val="en-US" w:eastAsia="zh-CN"/>
          </w:rPr>
          <w:t xml:space="preserve">t feature </w:t>
        </w:r>
      </w:ins>
      <w:ins w:id="959" w:author="WZK [2]" w:date="2020-08-22T08:54:27Z">
        <w:r>
          <w:rPr>
            <w:rFonts w:hint="eastAsia" w:eastAsia="SimSun"/>
            <w:lang w:val="en-US" w:eastAsia="zh-CN"/>
          </w:rPr>
          <w:t>vector</w:t>
        </w:r>
      </w:ins>
      <w:ins w:id="960" w:author="WZK [2]" w:date="2020-08-22T08:54:28Z">
        <w:r>
          <w:rPr>
            <w:rFonts w:hint="eastAsia" w:eastAsia="SimSun"/>
            <w:lang w:val="en-US" w:eastAsia="zh-CN"/>
          </w:rPr>
          <w:t>s, app</w:t>
        </w:r>
      </w:ins>
      <w:ins w:id="961" w:author="WZK [2]" w:date="2020-08-22T08:54:29Z">
        <w:r>
          <w:rPr>
            <w:rFonts w:hint="eastAsia" w:eastAsia="SimSun"/>
            <w:lang w:val="en-US" w:eastAsia="zh-CN"/>
          </w:rPr>
          <w:t xml:space="preserve">ly </w:t>
        </w:r>
      </w:ins>
      <w:ins w:id="962" w:author="WZK [2]" w:date="2020-08-22T08:54:30Z">
        <w:r>
          <w:rPr>
            <w:rFonts w:hint="eastAsia" w:eastAsia="SimSun"/>
            <w:lang w:val="en-US" w:eastAsia="zh-CN"/>
          </w:rPr>
          <w:t>non-</w:t>
        </w:r>
      </w:ins>
      <w:ins w:id="963" w:author="WZK [2]" w:date="2020-08-22T08:54:31Z">
        <w:r>
          <w:rPr>
            <w:rFonts w:hint="eastAsia" w:eastAsia="SimSun"/>
            <w:lang w:val="en-US" w:eastAsia="zh-CN"/>
          </w:rPr>
          <w:t>linear</w:t>
        </w:r>
      </w:ins>
      <w:ins w:id="964" w:author="WZK [2]" w:date="2020-08-22T08:54:32Z">
        <w:r>
          <w:rPr>
            <w:rFonts w:hint="eastAsia" w:eastAsia="SimSun"/>
            <w:lang w:val="en-US" w:eastAsia="zh-CN"/>
          </w:rPr>
          <w:t xml:space="preserve"> t</w:t>
        </w:r>
      </w:ins>
      <w:ins w:id="965" w:author="WZK [2]" w:date="2020-08-22T08:54:33Z">
        <w:r>
          <w:rPr>
            <w:rFonts w:hint="eastAsia" w:eastAsia="SimSun"/>
            <w:lang w:val="en-US" w:eastAsia="zh-CN"/>
          </w:rPr>
          <w:t>ransfor</w:t>
        </w:r>
      </w:ins>
      <w:ins w:id="966" w:author="WZK [2]" w:date="2020-08-22T08:54:34Z">
        <w:r>
          <w:rPr>
            <w:rFonts w:hint="eastAsia" w:eastAsia="SimSun"/>
            <w:lang w:val="en-US" w:eastAsia="zh-CN"/>
          </w:rPr>
          <w:t>mation</w:t>
        </w:r>
      </w:ins>
      <w:ins w:id="967" w:author="WZK [2]" w:date="2020-08-22T08:54:53Z">
        <w:r>
          <w:rPr>
            <w:rFonts w:hint="eastAsia" w:eastAsia="SimSun"/>
            <w:lang w:val="en-US" w:eastAsia="zh-CN"/>
          </w:rPr>
          <w:t>,</w:t>
        </w:r>
      </w:ins>
      <w:ins w:id="968" w:author="WZK [2]" w:date="2020-08-22T08:54:35Z">
        <w:r>
          <w:rPr>
            <w:rFonts w:hint="eastAsia" w:eastAsia="SimSun"/>
            <w:lang w:val="en-US" w:eastAsia="zh-CN"/>
          </w:rPr>
          <w:t xml:space="preserve"> </w:t>
        </w:r>
      </w:ins>
      <w:ins w:id="969" w:author="WZK [2]" w:date="2020-08-22T08:54:37Z">
        <w:r>
          <w:rPr>
            <w:rFonts w:hint="eastAsia" w:eastAsia="SimSun"/>
            <w:lang w:val="en-US" w:eastAsia="zh-CN"/>
          </w:rPr>
          <w:t xml:space="preserve">and </w:t>
        </w:r>
      </w:ins>
      <w:del w:id="970" w:author="WZK [2]" w:date="2020-08-22T08:54:50Z">
        <w:r>
          <w:rPr/>
          <w:delText>After aggregating input feature vectors and applying the non-linear transformation, the graph neuron</w:delText>
        </w:r>
      </w:del>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3</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4</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5</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6</m:t>
            </m:r>
            <m:ctrlPr>
              <w:rPr>
                <w:rFonts w:ascii="Cambria Math" w:hAnsi="Cambria Math"/>
              </w:rPr>
            </m:ctrlPr>
          </m:sub>
        </m:sSub>
        <m:r>
          <m:rPr/>
          <w:rPr>
            <w:rFonts w:ascii="Cambria Math" w:hAnsi="Cambria Math"/>
          </w:rPr>
          <m:t>}</m:t>
        </m:r>
      </m:oMath>
      <w:r>
        <w:t xml:space="preserve">,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w:ins w:id="971" w:author="WZK [2]" w:date="2020-08-22T08:55:35Z">
              <m:r>
                <m:rPr/>
                <w:rPr>
                  <w:rFonts w:hint="eastAsia" w:ascii="Cambria Math" w:hAnsi="Cambria Math" w:eastAsia="SimSun"/>
                  <w:lang w:val="en-US" w:eastAsia="zh-CN"/>
                </w:rPr>
                <m:t>3</m:t>
              </m:r>
            </w:ins>
            <w:del w:id="972" w:author="WZK [2]" w:date="2020-08-22T08:55:34Z">
              <m:r>
                <m:rPr/>
                <w:rPr>
                  <w:rFonts w:ascii="Cambria Math" w:hAnsi="Cambria Math"/>
                </w:rPr>
                <m:t>1</m:t>
              </m:r>
            </w:del>
            <m:ctrlPr>
              <w:rPr>
                <w:rFonts w:ascii="Cambria Math" w:hAnsi="Cambria Math"/>
              </w:rPr>
            </m:ctrlPr>
          </m:sub>
        </m:sSub>
      </m:oMath>
      <w:r>
        <w:t xml:space="preserve"> at </w:t>
      </w:r>
      <w:ins w:id="973" w:author="WZK [2]" w:date="2020-08-22T08:56:24Z">
        <w:r>
          <w:rPr>
            <w:rFonts w:hint="eastAsia" w:eastAsia="SimSun"/>
            <w:lang w:val="en-US" w:eastAsia="zh-CN"/>
          </w:rPr>
          <w:t xml:space="preserve">the </w:t>
        </w:r>
      </w:ins>
      <w:ins w:id="974" w:author="WZK [2]" w:date="2020-08-22T08:55:28Z">
        <w:r>
          <w:rPr>
            <w:rFonts w:hint="eastAsia" w:eastAsia="SimSun"/>
            <w:lang w:val="en-US" w:eastAsia="zh-CN"/>
          </w:rPr>
          <w:t>GNN</w:t>
        </w:r>
      </w:ins>
      <w:ins w:id="975" w:author="WZK [2]" w:date="2020-08-22T08:55:29Z">
        <w:r>
          <w:rPr>
            <w:rFonts w:hint="eastAsia" w:eastAsia="SimSun"/>
            <w:lang w:val="en-US" w:eastAsia="zh-CN"/>
          </w:rPr>
          <w:t xml:space="preserve"> </w:t>
        </w:r>
      </w:ins>
      <w:r>
        <w:t>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w:ins w:id="976" w:author="WZK [2]" w:date="2020-08-22T08:55:51Z">
              <m:r>
                <m:rPr/>
                <w:rPr>
                  <w:rFonts w:hint="eastAsia" w:ascii="Cambria Math" w:hAnsi="Cambria Math" w:eastAsia="SimSun"/>
                  <w:lang w:val="en-US" w:eastAsia="zh-CN"/>
                </w:rPr>
                <m:t>3</m:t>
              </m:r>
            </w:ins>
            <w:del w:id="977" w:author="WZK [2]" w:date="2020-08-22T08:55:51Z">
              <m:r>
                <m:rPr/>
                <w:rPr>
                  <w:rFonts w:ascii="Cambria Math" w:hAnsi="Cambria Math"/>
                </w:rPr>
                <m:t>1</m:t>
              </m:r>
            </w:del>
            <m:ctrlPr>
              <w:rPr>
                <w:rFonts w:ascii="Cambria Math" w:hAnsi="Cambria Math"/>
              </w:rPr>
            </m:ctrlPr>
          </m:sub>
          <m:sup>
            <m:r>
              <m:rP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ins w:id="978" w:author="WZK [2]" w:date="2020-08-22T08:57:02Z">
        <w:r>
          <w:rPr>
            <w:rFonts w:hint="eastAsia" w:eastAsia="SimSun"/>
            <w:lang w:val="en-US" w:eastAsia="zh-CN"/>
          </w:rPr>
          <w:t>Di</w:t>
        </w:r>
      </w:ins>
      <w:ins w:id="979" w:author="WZK [2]" w:date="2020-08-22T08:57:03Z">
        <w:r>
          <w:rPr>
            <w:rFonts w:hint="eastAsia" w:eastAsia="SimSun"/>
            <w:lang w:val="en-US" w:eastAsia="zh-CN"/>
          </w:rPr>
          <w:t>ffe</w:t>
        </w:r>
      </w:ins>
      <w:ins w:id="980" w:author="WZK [2]" w:date="2020-08-22T08:57:04Z">
        <w:r>
          <w:rPr>
            <w:rFonts w:hint="eastAsia" w:eastAsia="SimSun"/>
            <w:lang w:val="en-US" w:eastAsia="zh-CN"/>
          </w:rPr>
          <w:t>rent f</w:t>
        </w:r>
      </w:ins>
      <w:ins w:id="981" w:author="WZK [2]" w:date="2020-08-22T08:57:05Z">
        <w:r>
          <w:rPr>
            <w:rFonts w:hint="eastAsia" w:eastAsia="SimSun"/>
            <w:lang w:val="en-US" w:eastAsia="zh-CN"/>
          </w:rPr>
          <w:t xml:space="preserve">rom the </w:t>
        </w:r>
      </w:ins>
      <w:ins w:id="982" w:author="WZK [2]" w:date="2020-08-22T08:57:06Z">
        <w:r>
          <w:rPr>
            <w:rFonts w:hint="eastAsia" w:eastAsia="SimSun"/>
            <w:lang w:val="en-US" w:eastAsia="zh-CN"/>
          </w:rPr>
          <w:t>tradi</w:t>
        </w:r>
      </w:ins>
      <w:ins w:id="983" w:author="WZK [2]" w:date="2020-08-22T08:57:07Z">
        <w:r>
          <w:rPr>
            <w:rFonts w:hint="eastAsia" w:eastAsia="SimSun"/>
            <w:lang w:val="en-US" w:eastAsia="zh-CN"/>
          </w:rPr>
          <w:t>tional</w:t>
        </w:r>
      </w:ins>
      <w:ins w:id="984" w:author="WZK [2]" w:date="2020-08-22T08:57:08Z">
        <w:r>
          <w:rPr>
            <w:rFonts w:hint="eastAsia" w:eastAsia="SimSun"/>
            <w:lang w:val="en-US" w:eastAsia="zh-CN"/>
          </w:rPr>
          <w:t xml:space="preserve"> n</w:t>
        </w:r>
      </w:ins>
      <w:ins w:id="985" w:author="WZK [2]" w:date="2020-08-22T08:57:09Z">
        <w:r>
          <w:rPr>
            <w:rFonts w:hint="eastAsia" w:eastAsia="SimSun"/>
            <w:lang w:val="en-US" w:eastAsia="zh-CN"/>
          </w:rPr>
          <w:t xml:space="preserve">eural </w:t>
        </w:r>
      </w:ins>
      <w:ins w:id="986" w:author="WZK [2]" w:date="2020-08-22T08:57:10Z">
        <w:r>
          <w:rPr>
            <w:rFonts w:hint="eastAsia" w:eastAsia="SimSun"/>
            <w:lang w:val="en-US" w:eastAsia="zh-CN"/>
          </w:rPr>
          <w:t>networks</w:t>
        </w:r>
      </w:ins>
      <w:ins w:id="987" w:author="WZK [2]" w:date="2020-08-22T08:57:11Z">
        <w:r>
          <w:rPr>
            <w:rFonts w:hint="eastAsia" w:eastAsia="SimSun"/>
            <w:lang w:val="en-US" w:eastAsia="zh-CN"/>
          </w:rPr>
          <w:t xml:space="preserve"> tha</w:t>
        </w:r>
      </w:ins>
      <w:ins w:id="988" w:author="WZK [2]" w:date="2020-08-22T08:57:12Z">
        <w:r>
          <w:rPr>
            <w:rFonts w:hint="eastAsia" w:eastAsia="SimSun"/>
            <w:lang w:val="en-US" w:eastAsia="zh-CN"/>
          </w:rPr>
          <w:t xml:space="preserve">t </w:t>
        </w:r>
      </w:ins>
      <w:ins w:id="989" w:author="WZK [2]" w:date="2020-08-22T08:57:13Z">
        <w:r>
          <w:rPr>
            <w:rFonts w:hint="eastAsia" w:eastAsia="SimSun"/>
            <w:lang w:val="en-US" w:eastAsia="zh-CN"/>
          </w:rPr>
          <w:t>l</w:t>
        </w:r>
      </w:ins>
      <w:ins w:id="990" w:author="WZK [2]" w:date="2020-08-22T08:57:14Z">
        <w:r>
          <w:rPr>
            <w:rFonts w:hint="eastAsia" w:eastAsia="SimSun"/>
            <w:lang w:val="en-US" w:eastAsia="zh-CN"/>
          </w:rPr>
          <w:t>ayers</w:t>
        </w:r>
      </w:ins>
      <w:ins w:id="991" w:author="WZK [2]" w:date="2020-08-22T08:57:17Z">
        <w:r>
          <w:rPr>
            <w:rFonts w:hint="eastAsia" w:eastAsia="SimSun"/>
            <w:lang w:val="en-US" w:eastAsia="zh-CN"/>
          </w:rPr>
          <w:t xml:space="preserve"> are</w:t>
        </w:r>
      </w:ins>
      <w:ins w:id="992" w:author="WZK [2]" w:date="2020-08-22T08:57:18Z">
        <w:r>
          <w:rPr>
            <w:rFonts w:hint="eastAsia" w:eastAsia="SimSun"/>
            <w:lang w:val="en-US" w:eastAsia="zh-CN"/>
          </w:rPr>
          <w:t xml:space="preserve"> fully</w:t>
        </w:r>
      </w:ins>
      <w:ins w:id="993" w:author="WZK [2]" w:date="2020-08-22T08:57:22Z">
        <w:r>
          <w:rPr>
            <w:rFonts w:hint="eastAsia" w:eastAsia="SimSun"/>
            <w:lang w:val="en-US" w:eastAsia="zh-CN"/>
          </w:rPr>
          <w:t xml:space="preserve"> conne</w:t>
        </w:r>
      </w:ins>
      <w:ins w:id="994" w:author="WZK [2]" w:date="2020-08-22T08:57:23Z">
        <w:r>
          <w:rPr>
            <w:rFonts w:hint="eastAsia" w:eastAsia="SimSun"/>
            <w:lang w:val="en-US" w:eastAsia="zh-CN"/>
          </w:rPr>
          <w:t>cted</w:t>
        </w:r>
      </w:ins>
      <w:ins w:id="995" w:author="WZK [2]" w:date="2020-08-22T08:57:26Z">
        <w:r>
          <w:rPr>
            <w:rFonts w:hint="eastAsia" w:eastAsia="SimSun"/>
            <w:lang w:val="en-US" w:eastAsia="zh-CN"/>
          </w:rPr>
          <w:t xml:space="preserve">, </w:t>
        </w:r>
      </w:ins>
      <w:ins w:id="996" w:author="WZK [2]" w:date="2020-08-22T08:57:45Z">
        <w:r>
          <w:rPr>
            <w:rFonts w:hint="eastAsia" w:eastAsia="SimSun"/>
            <w:lang w:val="en-US" w:eastAsia="zh-CN"/>
          </w:rPr>
          <w:t>t</w:t>
        </w:r>
      </w:ins>
      <w:ins w:id="997" w:author="WZK [2]" w:date="2020-08-22T08:57:46Z">
        <w:r>
          <w:rPr>
            <w:rFonts w:hint="eastAsia" w:eastAsia="SimSun"/>
            <w:lang w:val="en-US" w:eastAsia="zh-CN"/>
          </w:rPr>
          <w:t xml:space="preserve">he </w:t>
        </w:r>
      </w:ins>
      <w:ins w:id="998" w:author="WZK [2]" w:date="2020-08-22T08:57:47Z">
        <w:r>
          <w:rPr>
            <w:rFonts w:hint="eastAsia" w:eastAsia="SimSun"/>
            <w:lang w:val="en-US" w:eastAsia="zh-CN"/>
          </w:rPr>
          <w:t>la</w:t>
        </w:r>
      </w:ins>
      <w:ins w:id="999" w:author="WZK [2]" w:date="2020-08-22T08:57:48Z">
        <w:r>
          <w:rPr>
            <w:rFonts w:hint="eastAsia" w:eastAsia="SimSun"/>
            <w:lang w:val="en-US" w:eastAsia="zh-CN"/>
          </w:rPr>
          <w:t>yers a</w:t>
        </w:r>
      </w:ins>
      <w:ins w:id="1000" w:author="WZK [2]" w:date="2020-08-22T08:57:49Z">
        <w:r>
          <w:rPr>
            <w:rFonts w:hint="eastAsia" w:eastAsia="SimSun"/>
            <w:lang w:val="en-US" w:eastAsia="zh-CN"/>
          </w:rPr>
          <w:t xml:space="preserve">re </w:t>
        </w:r>
      </w:ins>
      <w:ins w:id="1001" w:author="WZK [2]" w:date="2020-08-22T08:57:36Z">
        <w:r>
          <w:rPr>
            <w:rFonts w:hint="eastAsia" w:eastAsia="SimSun"/>
            <w:lang w:val="en-US" w:eastAsia="zh-CN"/>
          </w:rPr>
          <w:t>sparse</w:t>
        </w:r>
      </w:ins>
      <w:ins w:id="1002" w:author="WZK [2]" w:date="2020-08-22T08:57:37Z">
        <w:r>
          <w:rPr>
            <w:rFonts w:hint="eastAsia" w:eastAsia="SimSun"/>
            <w:lang w:val="en-US" w:eastAsia="zh-CN"/>
          </w:rPr>
          <w:t>ly conne</w:t>
        </w:r>
      </w:ins>
      <w:ins w:id="1003" w:author="WZK [2]" w:date="2020-08-22T08:57:38Z">
        <w:r>
          <w:rPr>
            <w:rFonts w:hint="eastAsia" w:eastAsia="SimSun"/>
            <w:lang w:val="en-US" w:eastAsia="zh-CN"/>
          </w:rPr>
          <w:t>cted in G</w:t>
        </w:r>
      </w:ins>
      <w:ins w:id="1004" w:author="WZK [2]" w:date="2020-08-22T08:57:39Z">
        <w:r>
          <w:rPr>
            <w:rFonts w:hint="eastAsia" w:eastAsia="SimSun"/>
            <w:lang w:val="en-US" w:eastAsia="zh-CN"/>
          </w:rPr>
          <w:t>NN</w:t>
        </w:r>
      </w:ins>
      <w:ins w:id="1005" w:author="WZK [2]" w:date="2020-08-22T08:58:50Z">
        <w:r>
          <w:rPr>
            <w:rFonts w:hint="eastAsia" w:eastAsia="SimSun"/>
            <w:lang w:val="en-US" w:eastAsia="zh-CN"/>
          </w:rPr>
          <w:t>s</w:t>
        </w:r>
      </w:ins>
      <w:ins w:id="1006" w:author="WZK [2]" w:date="2020-08-22T08:57:39Z">
        <w:r>
          <w:rPr>
            <w:rFonts w:hint="eastAsia" w:eastAsia="SimSun"/>
            <w:lang w:val="en-US" w:eastAsia="zh-CN"/>
          </w:rPr>
          <w:t>.</w:t>
        </w:r>
      </w:ins>
      <w:ins w:id="1007" w:author="WZK [2]" w:date="2020-08-22T08:57:53Z">
        <w:r>
          <w:rPr>
            <w:rFonts w:hint="eastAsia" w:eastAsia="SimSun"/>
            <w:lang w:val="en-US" w:eastAsia="zh-CN"/>
          </w:rPr>
          <w:t xml:space="preserve"> </w:t>
        </w:r>
      </w:ins>
      <w:r>
        <w:t xml:space="preserve">The connection between the input layer and the first GNN layer is determined by the topology of </w:t>
      </w:r>
      <m:oMath>
        <m:r>
          <m:rPr>
            <m:sty m:val="p"/>
            <m:scr m:val="script"/>
          </m:rPr>
          <w:rPr>
            <w:rFonts w:ascii="Cambria Math" w:hAnsi="Cambria Math"/>
          </w:rPr>
          <m:t>G</m:t>
        </m:r>
      </m:oMath>
      <w:r>
        <w:t xml:space="preserve">. </w:t>
      </w:r>
      <w:del w:id="1008" w:author="WZK [2]" w:date="2020-08-22T08:58:28Z">
        <w:r>
          <w:rPr/>
          <w:delText>In the traditional neural networks, neurons of neighboring layers are fully connected.</w:delText>
        </w:r>
      </w:del>
      <w:r>
        <w:t xml:space="preserve"> </w:t>
      </w:r>
      <w:del w:id="1009" w:author="WZK [2]" w:date="2020-08-22T08:58:56Z">
        <w:r>
          <w:rPr>
            <w:rFonts w:hint="default"/>
            <w:lang w:val="en-US"/>
          </w:rPr>
          <w:delText>In GNNs, t</w:delText>
        </w:r>
      </w:del>
      <w:ins w:id="1010" w:author="WZK [2]" w:date="2020-08-22T08:58:56Z">
        <w:r>
          <w:rPr>
            <w:rFonts w:hint="eastAsia" w:eastAsia="SimSun"/>
            <w:lang w:val="en-US" w:eastAsia="zh-CN"/>
          </w:rPr>
          <w:t>T</w:t>
        </w:r>
      </w:ins>
      <w:r>
        <w:t xml:space="preserve">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m:rPr/>
          <w:rPr>
            <w:rFonts w:ascii="Cambria Math" w:hAnsi="Cambria Math"/>
          </w:rPr>
          <m:t>|</m:t>
        </m:r>
        <m:r>
          <m:rPr>
            <m:sty m:val="p"/>
            <m:scr m:val="script"/>
          </m:rPr>
          <w:rPr>
            <w:rFonts w:ascii="Cambria Math" w:hAnsi="Cambria Math"/>
          </w:rPr>
          <m:t>ℰ</m:t>
        </m:r>
        <m:r>
          <m:rPr/>
          <w:rPr>
            <w:rFonts w:ascii="Cambria Math" w:hAnsi="Cambria Math"/>
          </w:rPr>
          <m:t>|≪|</m:t>
        </m:r>
        <m:r>
          <m:rPr>
            <m:sty m:val="p"/>
            <m:scr m:val="script"/>
          </m:rPr>
          <w:rPr>
            <w:rFonts w:ascii="Cambria Math" w:hAnsi="Cambria Math"/>
          </w:rPr>
          <m:t>V</m:t>
        </m:r>
        <m:sSup>
          <m:sSupPr>
            <m:ctrlPr>
              <w:rPr>
                <w:rFonts w:ascii="Cambria Math" w:hAnsi="Cambria Math"/>
              </w:rPr>
            </m:ctrlPr>
          </m:sSupPr>
          <m:e>
            <m:r>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oMath>
      <w:r>
        <w:t>.</w:t>
      </w:r>
    </w:p>
    <w:p>
      <w:pPr>
        <w:pStyle w:val="3"/>
      </w:pPr>
      <w:r>
        <w:t>In the next GNN layer (</w:t>
      </w:r>
      <w:ins w:id="1011" w:author="WZK [2]" w:date="2020-08-22T08:59:29Z">
        <w:r>
          <w:rPr>
            <w:rFonts w:hint="eastAsia" w:eastAsia="SimSun"/>
            <w:lang w:val="en-US" w:eastAsia="zh-CN"/>
          </w:rPr>
          <w:t xml:space="preserve">GNN </w:t>
        </w:r>
      </w:ins>
      <w:r>
        <w:t xml:space="preserve">Layer 1),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w:del w:id="1012" w:author="WZK [2]" w:date="2020-08-22T09:00:11Z">
        <w:r>
          <w:rPr>
            <w:rFonts w:hint="default"/>
            <w:lang w:val="en-US"/>
          </w:rPr>
          <w:delText>Though there are only two GNN layers in Figure </w:delText>
        </w:r>
      </w:del>
      <w:del w:id="1013" w:author="WZK [2]" w:date="2020-08-22T09:00:11Z">
        <w:r>
          <w:rPr>
            <w:rFonts w:hint="default"/>
            <w:lang w:val="en-US"/>
          </w:rPr>
          <w:fldChar w:fldCharType="begin"/>
        </w:r>
      </w:del>
      <w:del w:id="1014" w:author="WZK [2]" w:date="2020-08-22T09:00:11Z">
        <w:r>
          <w:rPr>
            <w:rFonts w:hint="default"/>
            <w:lang w:val="en-US"/>
          </w:rPr>
          <w:delInstrText xml:space="preserve"> HYPERLINK \l "fig:general_structure_of_gnn" \h </w:delInstrText>
        </w:r>
      </w:del>
      <w:del w:id="1015" w:author="WZK [2]" w:date="2020-08-22T09:00:11Z">
        <w:r>
          <w:rPr>
            <w:rFonts w:hint="default"/>
            <w:lang w:val="en-US"/>
          </w:rPr>
          <w:fldChar w:fldCharType="separate"/>
        </w:r>
      </w:del>
      <w:del w:id="1016" w:author="WZK [2]" w:date="2020-08-22T09:00:11Z">
        <w:r>
          <w:rPr>
            <w:rStyle w:val="26"/>
            <w:rFonts w:hint="default"/>
            <w:lang w:val="en-US"/>
          </w:rPr>
          <w:delText>1</w:delText>
        </w:r>
      </w:del>
      <w:del w:id="1017" w:author="WZK [2]" w:date="2020-08-22T09:00:11Z">
        <w:r>
          <w:rPr>
            <w:rStyle w:val="26"/>
            <w:rFonts w:hint="default"/>
            <w:lang w:val="en-US"/>
          </w:rPr>
          <w:fldChar w:fldCharType="end"/>
        </w:r>
      </w:del>
      <w:del w:id="1018" w:author="WZK [2]" w:date="2020-08-22T09:00:11Z">
        <w:r>
          <w:rPr>
            <w:rFonts w:hint="default"/>
            <w:lang w:val="en-US"/>
          </w:rPr>
          <w:delText>, a</w:delText>
        </w:r>
      </w:del>
      <w:del w:id="1019" w:author="WZK [2]" w:date="2020-08-22T09:00:51Z">
        <w:r>
          <w:rPr/>
          <w:delText xml:space="preserve"> GNN allows us to stack more GNN layers to support deeper graph analysis.</w:delText>
        </w:r>
      </w:del>
    </w:p>
    <w:p>
      <w:pPr>
        <w:pStyle w:val="3"/>
      </w:pPr>
      <w:ins w:id="1020" w:author="WZK [2]" w:date="2020-08-22T09:00:52Z">
        <w:r>
          <w:rPr>
            <w:rFonts w:hint="eastAsia"/>
            <w:lang w:val="en-US" w:eastAsia="zh-CN"/>
          </w:rPr>
          <w:t>A</w:t>
        </w:r>
      </w:ins>
      <w:ins w:id="1021" w:author="WZK [2]" w:date="2020-08-22T09:00:52Z">
        <w:r>
          <w:rPr/>
          <w:t xml:space="preserve"> GNN allows stack</w:t>
        </w:r>
      </w:ins>
      <w:ins w:id="1022" w:author="WZK [2]" w:date="2020-08-22T09:00:52Z">
        <w:r>
          <w:rPr>
            <w:rFonts w:hint="eastAsia"/>
            <w:lang w:val="en-US" w:eastAsia="zh-CN"/>
          </w:rPr>
          <w:t>ing</w:t>
        </w:r>
      </w:ins>
      <w:ins w:id="1023" w:author="WZK [2]" w:date="2020-08-22T09:00:52Z">
        <w:r>
          <w:rPr/>
          <w:t xml:space="preserve"> more GNN layers to support deeper graph analysis.</w:t>
        </w:r>
      </w:ins>
      <w:ins w:id="1024" w:author="WZK [2]" w:date="2020-08-22T09:00:55Z">
        <w:r>
          <w:rPr>
            <w:rFonts w:hint="eastAsia" w:eastAsia="SimSun"/>
            <w:lang w:val="en-US" w:eastAsia="zh-CN"/>
          </w:rPr>
          <w:t xml:space="preserve"> </w:t>
        </w:r>
      </w:ins>
      <w:r>
        <w:t xml:space="preserve">Assume there are </w:t>
      </w:r>
      <m:oMath>
        <m:r>
          <m:rPr/>
          <w:rPr>
            <w:rFonts w:ascii="Cambria Math" w:hAnsi="Cambria Math"/>
          </w:rPr>
          <m:t>L</m:t>
        </m:r>
      </m:oMath>
      <w:r>
        <w:t xml:space="preserve"> GNN layers</w:t>
      </w:r>
      <w:ins w:id="1025" w:author="WZK [2]" w:date="2020-08-22T09:01:01Z">
        <w:r>
          <w:rPr>
            <w:rFonts w:hint="eastAsia" w:eastAsia="SimSun"/>
            <w:lang w:val="en-US" w:eastAsia="zh-CN"/>
          </w:rPr>
          <w:t xml:space="preserve"> </w:t>
        </w:r>
      </w:ins>
      <w:ins w:id="1026" w:author="WZK [2]" w:date="2020-08-22T09:01:02Z">
        <w:r>
          <w:rPr>
            <w:rFonts w:hint="eastAsia" w:eastAsia="SimSun"/>
            <w:lang w:val="en-US" w:eastAsia="zh-CN"/>
          </w:rPr>
          <w:t>in</w:t>
        </w:r>
      </w:ins>
      <w:ins w:id="1027" w:author="WZK [2]" w:date="2020-08-22T09:01:03Z">
        <w:r>
          <w:rPr>
            <w:rFonts w:hint="eastAsia" w:eastAsia="SimSun"/>
            <w:lang w:val="en-US" w:eastAsia="zh-CN"/>
          </w:rPr>
          <w:t xml:space="preserve"> t</w:t>
        </w:r>
      </w:ins>
      <w:ins w:id="1028" w:author="WZK [2]" w:date="2020-08-22T09:01:04Z">
        <w:r>
          <w:rPr>
            <w:rFonts w:hint="eastAsia" w:eastAsia="SimSun"/>
            <w:lang w:val="en-US" w:eastAsia="zh-CN"/>
          </w:rPr>
          <w:t>otal</w:t>
        </w:r>
      </w:ins>
      <w:r>
        <w:t>. The last GNN layer (</w:t>
      </w:r>
      <w:ins w:id="1029" w:author="WZK [2]" w:date="2020-08-22T09:01:07Z">
        <w:r>
          <w:rPr>
            <w:rFonts w:hint="eastAsia" w:eastAsia="SimSun"/>
            <w:lang w:val="en-US" w:eastAsia="zh-CN"/>
          </w:rPr>
          <w:t>GN</w:t>
        </w:r>
      </w:ins>
      <w:ins w:id="1030" w:author="WZK [2]" w:date="2020-08-22T09:01:08Z">
        <w:r>
          <w:rPr>
            <w:rFonts w:hint="eastAsia" w:eastAsia="SimSun"/>
            <w:lang w:val="en-US" w:eastAsia="zh-CN"/>
          </w:rPr>
          <w:t>N</w:t>
        </w:r>
      </w:ins>
      <w:ins w:id="1031" w:author="WZK [2]" w:date="2020-08-22T09:01:09Z">
        <w:r>
          <w:rPr>
            <w:rFonts w:hint="eastAsia" w:eastAsia="SimSun"/>
            <w:lang w:val="en-US" w:eastAsia="zh-CN"/>
          </w:rPr>
          <w:t xml:space="preserve"> </w:t>
        </w:r>
      </w:ins>
      <w:r>
        <w:t xml:space="preserve">Layer </w:t>
      </w:r>
      <m:oMath>
        <m:r>
          <m:rP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the vertices in the </w:t>
      </w:r>
      <m:oMath>
        <m:r>
          <m:rPr/>
          <w:rPr>
            <w:rFonts w:ascii="Cambria Math" w:hAnsi="Cambria Math"/>
          </w:rPr>
          <m:t>L</m:t>
        </m:r>
      </m:oMath>
      <w:r>
        <w:t xml:space="preserve">-hop neighborhood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t>
      </w:r>
      <w:r>
        <w:rPr>
          <w:rFonts w:hint="default"/>
          <w:lang w:val="en-US"/>
        </w:rPr>
        <w:t xml:space="preserve">with </w:t>
      </w:r>
      <w:r>
        <w:t xml:space="preserve">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w:t>
      </w:r>
      <w:ins w:id="1032" w:author="WZK [2]" w:date="2020-08-22T09:15:16Z">
        <w:r>
          <w:rPr/>
          <w:t>in Figure </w:t>
        </w:r>
      </w:ins>
      <w:ins w:id="1033" w:author="WZK [2]" w:date="2020-08-22T09:15:16Z">
        <w:r>
          <w:rPr/>
          <w:fldChar w:fldCharType="begin"/>
        </w:r>
      </w:ins>
      <w:ins w:id="1034" w:author="WZK [2]" w:date="2020-08-22T09:15:16Z">
        <w:r>
          <w:rPr/>
          <w:instrText xml:space="preserve"> HYPERLINK \l "fig:general_structure_of_gnn" \h </w:instrText>
        </w:r>
      </w:ins>
      <w:ins w:id="1035" w:author="WZK [2]" w:date="2020-08-22T09:15:16Z">
        <w:r>
          <w:rPr/>
          <w:fldChar w:fldCharType="separate"/>
        </w:r>
      </w:ins>
      <w:ins w:id="1036" w:author="WZK [2]" w:date="2020-08-22T09:15:16Z">
        <w:r>
          <w:rPr/>
          <w:t>1</w:t>
        </w:r>
      </w:ins>
      <w:ins w:id="1037" w:author="WZK [2]" w:date="2020-08-22T09:15:16Z">
        <w:r>
          <w:rPr/>
          <w:fldChar w:fldCharType="end"/>
        </w:r>
      </w:ins>
      <w:ins w:id="1038" w:author="WZK [2]" w:date="2020-08-22T09:15:17Z">
        <w:r>
          <w:rPr>
            <w:rFonts w:hint="eastAsia" w:eastAsia="SimSun"/>
            <w:lang w:val="en-US" w:eastAsia="zh-CN"/>
          </w:rPr>
          <w:t xml:space="preserve"> </w:t>
        </w:r>
      </w:ins>
      <w:r>
        <w:t>as the example</w:t>
      </w:r>
      <w:del w:id="1039" w:author="WZK [2]" w:date="2020-08-22T09:15:20Z">
        <w:r>
          <w:rPr/>
          <w:delText>, as shown in Figure </w:delText>
        </w:r>
      </w:del>
      <w:del w:id="1040" w:author="WZK [2]" w:date="2020-08-22T09:15:20Z">
        <w:r>
          <w:rPr/>
          <w:fldChar w:fldCharType="begin"/>
        </w:r>
      </w:del>
      <w:del w:id="1041" w:author="WZK [2]" w:date="2020-08-22T09:15:20Z">
        <w:r>
          <w:rPr/>
          <w:delInstrText xml:space="preserve"> HYPERLINK \l "fig:general_structure_of_gnn" \h </w:delInstrText>
        </w:r>
      </w:del>
      <w:del w:id="1042" w:author="WZK [2]" w:date="2020-08-22T09:15:20Z">
        <w:r>
          <w:rPr/>
          <w:fldChar w:fldCharType="separate"/>
        </w:r>
      </w:del>
      <w:del w:id="1043" w:author="WZK [2]" w:date="2020-08-22T09:15:20Z">
        <w:r>
          <w:rPr>
            <w:rStyle w:val="26"/>
          </w:rPr>
          <w:delText>1</w:delText>
        </w:r>
      </w:del>
      <w:del w:id="1044" w:author="WZK [2]" w:date="2020-08-22T09:15:20Z">
        <w:r>
          <w:rPr>
            <w:rStyle w:val="26"/>
          </w:rPr>
          <w:fldChar w:fldCharType="end"/>
        </w:r>
      </w:del>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 xml:space="preserve">Supporting end-to-end training is a prominent advantage of GNN, compared with </w:t>
      </w:r>
      <w:del w:id="1045" w:author="WZK [2]" w:date="2020-08-22T09:19:18Z">
        <w:r>
          <w:rPr>
            <w:rFonts w:hint="default"/>
            <w:lang w:val="en-US"/>
          </w:rPr>
          <w:delText xml:space="preserve">other </w:delText>
        </w:r>
      </w:del>
      <w:ins w:id="1046" w:author="WZK [2]" w:date="2020-08-22T09:19:18Z">
        <w:r>
          <w:rPr>
            <w:rFonts w:hint="eastAsia" w:eastAsia="SimSun"/>
            <w:lang w:val="en-US" w:eastAsia="zh-CN"/>
          </w:rPr>
          <w:t>tr</w:t>
        </w:r>
      </w:ins>
      <w:ins w:id="1047" w:author="WZK [2]" w:date="2020-08-22T09:19:19Z">
        <w:r>
          <w:rPr>
            <w:rFonts w:hint="eastAsia" w:eastAsia="SimSun"/>
            <w:lang w:val="en-US" w:eastAsia="zh-CN"/>
          </w:rPr>
          <w:t>adi</w:t>
        </w:r>
      </w:ins>
      <w:ins w:id="1048" w:author="WZK [2]" w:date="2020-08-22T09:19:20Z">
        <w:r>
          <w:rPr>
            <w:rFonts w:hint="eastAsia" w:eastAsia="SimSun"/>
            <w:lang w:val="en-US" w:eastAsia="zh-CN"/>
          </w:rPr>
          <w:t xml:space="preserve">tional </w:t>
        </w:r>
      </w:ins>
      <w:r>
        <w:t>graph-based machine learning methods</w:t>
      </w:r>
      <w:ins w:id="1049" w:author="AugF" w:date="2020-08-21T11:10:03Z">
        <w:r>
          <w:rPr>
            <w:rFonts w:hint="eastAsia" w:eastAsia="宋体"/>
            <w:lang w:val="en-US" w:eastAsia="zh-CN"/>
          </w:rPr>
          <w:t>.</w:t>
        </w:r>
      </w:ins>
      <w:ins w:id="1050" w:author="WZK [2]" w:date="2020-08-22T09:19:24Z">
        <w:r>
          <w:rPr>
            <w:rFonts w:hint="eastAsia" w:eastAsia="宋体"/>
            <w:lang w:val="en-US" w:eastAsia="zh-CN"/>
          </w:rPr>
          <w:t xml:space="preserve"> The tra</w:t>
        </w:r>
      </w:ins>
      <w:ins w:id="1051" w:author="WZK [2]" w:date="2020-08-22T09:19:25Z">
        <w:r>
          <w:rPr>
            <w:rFonts w:hint="eastAsia" w:eastAsia="宋体"/>
            <w:lang w:val="en-US" w:eastAsia="zh-CN"/>
          </w:rPr>
          <w:t>di</w:t>
        </w:r>
      </w:ins>
      <w:ins w:id="1052" w:author="WZK [2]" w:date="2020-08-22T09:19:26Z">
        <w:r>
          <w:rPr>
            <w:rFonts w:hint="eastAsia" w:eastAsia="宋体"/>
            <w:lang w:val="en-US" w:eastAsia="zh-CN"/>
          </w:rPr>
          <w:t>tional</w:t>
        </w:r>
      </w:ins>
      <w:ins w:id="1053" w:author="WZK [2]" w:date="2020-08-22T09:19:27Z">
        <w:r>
          <w:rPr>
            <w:rFonts w:hint="eastAsia" w:eastAsia="宋体"/>
            <w:lang w:val="en-US" w:eastAsia="zh-CN"/>
          </w:rPr>
          <w:t xml:space="preserve"> methods </w:t>
        </w:r>
      </w:ins>
      <w:ins w:id="1054" w:author="WZK [2]" w:date="2020-08-22T09:19:29Z">
        <w:r>
          <w:rPr>
            <w:rFonts w:hint="eastAsia" w:eastAsia="宋体"/>
            <w:lang w:val="en-US" w:eastAsia="zh-CN"/>
          </w:rPr>
          <w:t>need</w:t>
        </w:r>
      </w:ins>
      <w:ins w:id="1055" w:author="WZK [2]" w:date="2020-08-22T09:19:30Z">
        <w:r>
          <w:rPr>
            <w:rFonts w:hint="eastAsia" w:eastAsia="宋体"/>
            <w:lang w:val="en-US" w:eastAsia="zh-CN"/>
          </w:rPr>
          <w:t xml:space="preserve"> </w:t>
        </w:r>
      </w:ins>
      <w:ins w:id="1056" w:author="WZK [2]" w:date="2020-08-22T09:19:56Z">
        <w:r>
          <w:rPr>
            <w:rFonts w:hint="eastAsia" w:eastAsia="宋体"/>
            <w:lang w:val="en-US" w:eastAsia="zh-CN"/>
          </w:rPr>
          <w:t xml:space="preserve">to </w:t>
        </w:r>
      </w:ins>
      <w:ins w:id="1057" w:author="WZK [2]" w:date="2020-08-22T09:19:32Z">
        <w:r>
          <w:rPr>
            <w:rFonts w:hint="eastAsia" w:eastAsia="宋体"/>
            <w:lang w:val="en-US" w:eastAsia="zh-CN"/>
          </w:rPr>
          <w:t>const</w:t>
        </w:r>
      </w:ins>
      <w:ins w:id="1058" w:author="WZK [2]" w:date="2020-08-22T09:19:33Z">
        <w:r>
          <w:rPr>
            <w:rFonts w:hint="eastAsia" w:eastAsia="宋体"/>
            <w:lang w:val="en-US" w:eastAsia="zh-CN"/>
          </w:rPr>
          <w:t xml:space="preserve">ruct </w:t>
        </w:r>
      </w:ins>
      <w:ins w:id="1059" w:author="WZK [2]" w:date="2020-08-22T09:19:34Z">
        <w:r>
          <w:rPr>
            <w:rFonts w:hint="eastAsia" w:eastAsia="宋体"/>
            <w:lang w:val="en-US" w:eastAsia="zh-CN"/>
          </w:rPr>
          <w:t xml:space="preserve">feature </w:t>
        </w:r>
      </w:ins>
      <w:ins w:id="1060" w:author="WZK [2]" w:date="2020-08-22T09:19:35Z">
        <w:r>
          <w:rPr>
            <w:rFonts w:hint="eastAsia" w:eastAsia="宋体"/>
            <w:lang w:val="en-US" w:eastAsia="zh-CN"/>
          </w:rPr>
          <w:t>vec</w:t>
        </w:r>
      </w:ins>
      <w:ins w:id="1061" w:author="WZK [2]" w:date="2020-08-22T09:19:36Z">
        <w:r>
          <w:rPr>
            <w:rFonts w:hint="eastAsia" w:eastAsia="宋体"/>
            <w:lang w:val="en-US" w:eastAsia="zh-CN"/>
          </w:rPr>
          <w:t xml:space="preserve">tors </w:t>
        </w:r>
      </w:ins>
      <w:ins w:id="1062" w:author="WZK [2]" w:date="2020-08-22T09:19:50Z">
        <w:r>
          <w:rPr>
            <w:rFonts w:hint="eastAsia" w:eastAsia="宋体"/>
            <w:lang w:val="en-US" w:eastAsia="zh-CN"/>
          </w:rPr>
          <w:t>manual</w:t>
        </w:r>
      </w:ins>
      <w:ins w:id="1063" w:author="WZK [2]" w:date="2020-08-22T09:19:51Z">
        <w:r>
          <w:rPr>
            <w:rFonts w:hint="eastAsia" w:eastAsia="宋体"/>
            <w:lang w:val="en-US" w:eastAsia="zh-CN"/>
          </w:rPr>
          <w:t xml:space="preserve">ly or </w:t>
        </w:r>
      </w:ins>
      <w:ins w:id="1064" w:author="WZK [2]" w:date="2020-08-22T09:20:02Z">
        <w:r>
          <w:rPr>
            <w:rFonts w:hint="eastAsia" w:eastAsia="宋体"/>
            <w:lang w:val="en-US" w:eastAsia="zh-CN"/>
          </w:rPr>
          <w:t>f</w:t>
        </w:r>
      </w:ins>
      <w:ins w:id="1065" w:author="WZK [2]" w:date="2020-08-22T09:20:03Z">
        <w:r>
          <w:rPr>
            <w:rFonts w:hint="eastAsia" w:eastAsia="宋体"/>
            <w:lang w:val="en-US" w:eastAsia="zh-CN"/>
          </w:rPr>
          <w:t>rom</w:t>
        </w:r>
      </w:ins>
      <w:ins w:id="1066" w:author="WZK [2]" w:date="2020-08-22T09:20:04Z">
        <w:r>
          <w:rPr>
            <w:rFonts w:hint="eastAsia" w:eastAsia="宋体"/>
            <w:lang w:val="en-US" w:eastAsia="zh-CN"/>
          </w:rPr>
          <w:t xml:space="preserve"> t</w:t>
        </w:r>
      </w:ins>
      <w:ins w:id="1067" w:author="WZK [2]" w:date="2020-08-22T09:20:05Z">
        <w:r>
          <w:rPr>
            <w:rFonts w:hint="eastAsia" w:eastAsia="宋体"/>
            <w:lang w:val="en-US" w:eastAsia="zh-CN"/>
          </w:rPr>
          <w:t>he em</w:t>
        </w:r>
      </w:ins>
      <w:ins w:id="1068" w:author="WZK [2]" w:date="2020-08-22T09:20:06Z">
        <w:r>
          <w:rPr>
            <w:rFonts w:hint="eastAsia" w:eastAsia="宋体"/>
            <w:lang w:val="en-US" w:eastAsia="zh-CN"/>
          </w:rPr>
          <w:t>bedding</w:t>
        </w:r>
      </w:ins>
      <w:ins w:id="1069" w:author="WZK [2]" w:date="2020-08-22T09:20:07Z">
        <w:r>
          <w:rPr>
            <w:rFonts w:hint="eastAsia" w:eastAsia="宋体"/>
            <w:lang w:val="en-US" w:eastAsia="zh-CN"/>
          </w:rPr>
          <w:t xml:space="preserve"> m</w:t>
        </w:r>
      </w:ins>
      <w:ins w:id="1070" w:author="WZK [2]" w:date="2020-08-22T09:20:08Z">
        <w:r>
          <w:rPr>
            <w:rFonts w:hint="eastAsia" w:eastAsia="宋体"/>
            <w:lang w:val="en-US" w:eastAsia="zh-CN"/>
          </w:rPr>
          <w:t>ethods</w:t>
        </w:r>
      </w:ins>
      <w:ins w:id="1071" w:author="WZK [2]" w:date="2020-08-22T09:20:09Z">
        <w:r>
          <w:rPr>
            <w:rFonts w:hint="eastAsia" w:eastAsia="宋体"/>
            <w:lang w:val="en-US" w:eastAsia="zh-CN"/>
          </w:rPr>
          <w:t xml:space="preserve"> </w:t>
        </w:r>
      </w:ins>
      <w:ins w:id="1072" w:author="WZK [2]" w:date="2020-08-22T09:20:10Z">
        <w:r>
          <w:rPr>
            <w:rFonts w:hint="eastAsia" w:eastAsia="宋体"/>
            <w:lang w:val="en-US" w:eastAsia="zh-CN"/>
          </w:rPr>
          <w:t xml:space="preserve">like </w:t>
        </w:r>
      </w:ins>
      <w:ins w:id="1073" w:author="AugF" w:date="2020-08-21T11:10:03Z">
        <w:del w:id="1074" w:author="WZK [2]" w:date="2020-08-22T09:20:14Z">
          <w:r>
            <w:rPr>
              <w:rFonts w:hint="eastAsia" w:eastAsia="宋体"/>
              <w:lang w:val="en-US" w:eastAsia="zh-CN"/>
            </w:rPr>
            <w:delText xml:space="preserve"> </w:delText>
          </w:r>
        </w:del>
      </w:ins>
      <w:ins w:id="1075" w:author="AugF" w:date="2020-08-21T11:10:04Z">
        <w:del w:id="1076" w:author="WZK [2]" w:date="2020-08-22T09:20:14Z">
          <w:r>
            <w:rPr>
              <w:rFonts w:hint="eastAsia" w:eastAsia="宋体"/>
              <w:lang w:val="en-US" w:eastAsia="zh-CN"/>
            </w:rPr>
            <w:delText>For</w:delText>
          </w:r>
        </w:del>
      </w:ins>
      <w:ins w:id="1077" w:author="AugF" w:date="2020-08-21T11:10:05Z">
        <w:del w:id="1078" w:author="WZK [2]" w:date="2020-08-22T09:20:14Z">
          <w:r>
            <w:rPr>
              <w:rFonts w:hint="eastAsia" w:eastAsia="宋体"/>
              <w:lang w:val="en-US" w:eastAsia="zh-CN"/>
            </w:rPr>
            <w:delText xml:space="preserve"> e</w:delText>
          </w:r>
        </w:del>
      </w:ins>
      <w:ins w:id="1079" w:author="AugF" w:date="2020-08-21T11:10:06Z">
        <w:del w:id="1080" w:author="WZK [2]" w:date="2020-08-22T09:20:14Z">
          <w:r>
            <w:rPr>
              <w:rFonts w:hint="eastAsia" w:eastAsia="宋体"/>
              <w:lang w:val="en-US" w:eastAsia="zh-CN"/>
            </w:rPr>
            <w:delText>x</w:delText>
          </w:r>
        </w:del>
      </w:ins>
      <w:ins w:id="1081" w:author="AugF" w:date="2020-08-21T11:10:08Z">
        <w:del w:id="1082" w:author="WZK [2]" w:date="2020-08-22T09:20:14Z">
          <w:r>
            <w:rPr>
              <w:rFonts w:hint="eastAsia" w:eastAsia="宋体"/>
              <w:lang w:val="en-US" w:eastAsia="zh-CN"/>
            </w:rPr>
            <w:delText>am</w:delText>
          </w:r>
        </w:del>
      </w:ins>
      <w:ins w:id="1083" w:author="AugF" w:date="2020-08-21T11:10:09Z">
        <w:del w:id="1084" w:author="WZK [2]" w:date="2020-08-22T09:20:14Z">
          <w:r>
            <w:rPr>
              <w:rFonts w:hint="eastAsia" w:eastAsia="宋体"/>
              <w:lang w:val="en-US" w:eastAsia="zh-CN"/>
            </w:rPr>
            <w:delText>ple</w:delText>
          </w:r>
        </w:del>
      </w:ins>
      <w:ins w:id="1085" w:author="AugF" w:date="2020-08-21T11:10:10Z">
        <w:del w:id="1086" w:author="WZK [2]" w:date="2020-08-22T09:20:14Z">
          <w:r>
            <w:rPr>
              <w:rFonts w:hint="eastAsia" w:eastAsia="宋体"/>
              <w:lang w:val="en-US" w:eastAsia="zh-CN"/>
            </w:rPr>
            <w:delText xml:space="preserve">, </w:delText>
          </w:r>
        </w:del>
      </w:ins>
      <w:ins w:id="1087" w:author="AugF" w:date="2020-08-21T11:10:19Z">
        <w:del w:id="1088" w:author="WZK [2]" w:date="2020-08-22T09:20:14Z">
          <w:r>
            <w:rPr>
              <w:rFonts w:hint="eastAsia" w:eastAsia="宋体"/>
              <w:lang w:val="en-US" w:eastAsia="zh-CN"/>
            </w:rPr>
            <w:delText>tr</w:delText>
          </w:r>
        </w:del>
      </w:ins>
      <w:ins w:id="1089" w:author="AugF" w:date="2020-08-21T11:10:20Z">
        <w:del w:id="1090" w:author="WZK [2]" w:date="2020-08-22T09:20:14Z">
          <w:r>
            <w:rPr>
              <w:rFonts w:hint="eastAsia" w:eastAsia="宋体"/>
              <w:lang w:val="en-US" w:eastAsia="zh-CN"/>
            </w:rPr>
            <w:delText>adi</w:delText>
          </w:r>
        </w:del>
      </w:ins>
      <w:ins w:id="1091" w:author="AugF" w:date="2020-08-21T11:10:21Z">
        <w:del w:id="1092" w:author="WZK [2]" w:date="2020-08-22T09:20:14Z">
          <w:r>
            <w:rPr>
              <w:rFonts w:hint="eastAsia" w:eastAsia="宋体"/>
              <w:lang w:val="en-US" w:eastAsia="zh-CN"/>
            </w:rPr>
            <w:delText>t</w:delText>
          </w:r>
        </w:del>
      </w:ins>
      <w:ins w:id="1093" w:author="AugF" w:date="2020-08-21T11:10:22Z">
        <w:del w:id="1094" w:author="WZK [2]" w:date="2020-08-22T09:20:14Z">
          <w:r>
            <w:rPr>
              <w:rFonts w:hint="eastAsia" w:eastAsia="宋体"/>
              <w:lang w:val="en-US" w:eastAsia="zh-CN"/>
            </w:rPr>
            <w:delText>ion</w:delText>
          </w:r>
        </w:del>
      </w:ins>
      <w:ins w:id="1095" w:author="AugF" w:date="2020-08-21T11:10:23Z">
        <w:del w:id="1096" w:author="WZK [2]" w:date="2020-08-22T09:20:14Z">
          <w:r>
            <w:rPr>
              <w:rFonts w:hint="eastAsia" w:eastAsia="宋体"/>
              <w:lang w:val="en-US" w:eastAsia="zh-CN"/>
            </w:rPr>
            <w:delText xml:space="preserve">al </w:delText>
          </w:r>
        </w:del>
      </w:ins>
      <w:ins w:id="1097" w:author="AugF" w:date="2020-08-21T11:08:25Z">
        <w:del w:id="1098" w:author="WZK [2]" w:date="2020-08-22T09:20:14Z">
          <w:r>
            <w:rPr>
              <w:rFonts w:hint="eastAsia" w:eastAsia="宋体"/>
              <w:lang w:val="en-US" w:eastAsia="zh-CN"/>
            </w:rPr>
            <w:delText>g</w:delText>
          </w:r>
        </w:del>
      </w:ins>
      <w:ins w:id="1099" w:author="AugF" w:date="2020-08-21T11:08:26Z">
        <w:del w:id="1100" w:author="WZK [2]" w:date="2020-08-22T09:20:14Z">
          <w:r>
            <w:rPr>
              <w:rFonts w:hint="eastAsia" w:eastAsia="宋体"/>
              <w:lang w:val="en-US" w:eastAsia="zh-CN"/>
            </w:rPr>
            <w:delText>raph</w:delText>
          </w:r>
        </w:del>
      </w:ins>
      <w:ins w:id="1101" w:author="AugF" w:date="2020-08-21T11:08:27Z">
        <w:del w:id="1102" w:author="WZK [2]" w:date="2020-08-22T09:20:14Z">
          <w:r>
            <w:rPr>
              <w:rFonts w:hint="eastAsia" w:eastAsia="宋体"/>
              <w:lang w:val="en-US" w:eastAsia="zh-CN"/>
            </w:rPr>
            <w:delText xml:space="preserve"> </w:delText>
          </w:r>
        </w:del>
      </w:ins>
      <w:ins w:id="1103" w:author="AugF" w:date="2020-08-21T11:08:30Z">
        <w:del w:id="1104" w:author="WZK [2]" w:date="2020-08-22T09:20:14Z">
          <w:r>
            <w:rPr>
              <w:rFonts w:hint="eastAsia" w:eastAsia="宋体"/>
              <w:lang w:val="en-US" w:eastAsia="zh-CN"/>
            </w:rPr>
            <w:delText>emb</w:delText>
          </w:r>
        </w:del>
      </w:ins>
      <w:ins w:id="1105" w:author="AugF" w:date="2020-08-21T11:08:31Z">
        <w:del w:id="1106" w:author="WZK [2]" w:date="2020-08-22T09:20:14Z">
          <w:r>
            <w:rPr>
              <w:rFonts w:hint="eastAsia" w:eastAsia="宋体"/>
              <w:lang w:val="en-US" w:eastAsia="zh-CN"/>
            </w:rPr>
            <w:delText>eddi</w:delText>
          </w:r>
        </w:del>
      </w:ins>
      <w:ins w:id="1107" w:author="AugF" w:date="2020-08-21T11:08:32Z">
        <w:del w:id="1108" w:author="WZK [2]" w:date="2020-08-22T09:20:14Z">
          <w:r>
            <w:rPr>
              <w:rFonts w:hint="eastAsia" w:eastAsia="宋体"/>
              <w:lang w:val="en-US" w:eastAsia="zh-CN"/>
            </w:rPr>
            <w:delText>ng me</w:delText>
          </w:r>
        </w:del>
      </w:ins>
      <w:ins w:id="1109" w:author="AugF" w:date="2020-08-21T11:08:33Z">
        <w:del w:id="1110" w:author="WZK [2]" w:date="2020-08-22T09:20:14Z">
          <w:r>
            <w:rPr>
              <w:rFonts w:hint="eastAsia" w:eastAsia="宋体"/>
              <w:lang w:val="en-US" w:eastAsia="zh-CN"/>
            </w:rPr>
            <w:delText>tho</w:delText>
          </w:r>
        </w:del>
      </w:ins>
      <w:ins w:id="1111" w:author="AugF" w:date="2020-08-21T11:08:34Z">
        <w:del w:id="1112" w:author="WZK [2]" w:date="2020-08-22T09:20:14Z">
          <w:r>
            <w:rPr>
              <w:rFonts w:hint="eastAsia" w:eastAsia="宋体"/>
              <w:lang w:val="en-US" w:eastAsia="zh-CN"/>
            </w:rPr>
            <w:delText>d</w:delText>
          </w:r>
        </w:del>
      </w:ins>
      <w:ins w:id="1113" w:author="AugF" w:date="2020-08-21T11:08:35Z">
        <w:del w:id="1114" w:author="WZK [2]" w:date="2020-08-22T09:20:14Z">
          <w:r>
            <w:rPr>
              <w:rFonts w:hint="eastAsia" w:eastAsia="宋体"/>
              <w:lang w:val="en-US" w:eastAsia="zh-CN"/>
            </w:rPr>
            <w:delText xml:space="preserve">s </w:delText>
          </w:r>
        </w:del>
      </w:ins>
      <w:ins w:id="1115" w:author="WZK [2]" w:date="2020-08-22T09:16:46Z">
        <w:r>
          <w:rPr>
            <w:rFonts w:hint="eastAsia" w:eastAsia="宋体"/>
            <w:lang w:val="en-US" w:eastAsia="zh-CN"/>
          </w:rPr>
          <w:t>like</w:t>
        </w:r>
      </w:ins>
      <w:ins w:id="1116" w:author="WZK [2]" w:date="2020-08-22T09:16:47Z">
        <w:r>
          <w:rPr>
            <w:rFonts w:hint="eastAsia" w:eastAsia="宋体"/>
            <w:lang w:val="en-US" w:eastAsia="zh-CN"/>
          </w:rPr>
          <w:t xml:space="preserve"> </w:t>
        </w:r>
      </w:ins>
      <w:ins w:id="1117" w:author="AugF" w:date="2020-08-21T11:09:34Z">
        <w:r>
          <w:rPr>
            <w:rFonts w:hint="eastAsia" w:eastAsia="宋体"/>
            <w:lang w:val="en-US" w:eastAsia="zh-CN"/>
          </w:rPr>
          <w:t>D</w:t>
        </w:r>
      </w:ins>
      <w:ins w:id="1118" w:author="AugF" w:date="2020-08-21T11:09:35Z">
        <w:r>
          <w:rPr>
            <w:rFonts w:hint="eastAsia" w:eastAsia="宋体"/>
            <w:lang w:val="en-US" w:eastAsia="zh-CN"/>
          </w:rPr>
          <w:t>eep</w:t>
        </w:r>
      </w:ins>
      <w:ins w:id="1119" w:author="AugF" w:date="2020-08-21T11:09:37Z">
        <w:r>
          <w:rPr>
            <w:rFonts w:hint="eastAsia" w:eastAsia="宋体"/>
            <w:lang w:val="en-US" w:eastAsia="zh-CN"/>
          </w:rPr>
          <w:t>Wa</w:t>
        </w:r>
      </w:ins>
      <w:ins w:id="1120" w:author="AugF" w:date="2020-08-21T11:09:38Z">
        <w:r>
          <w:rPr>
            <w:rFonts w:hint="eastAsia" w:eastAsia="宋体"/>
            <w:lang w:val="en-US" w:eastAsia="zh-CN"/>
          </w:rPr>
          <w:t>lk</w:t>
        </w:r>
      </w:ins>
      <w:ins w:id="1121" w:author="WZK [2]" w:date="2020-08-22T09:16:48Z">
        <w:r>
          <w:rPr>
            <w:rFonts w:hint="eastAsia" w:eastAsia="宋体"/>
            <w:lang w:val="en-US" w:eastAsia="zh-CN"/>
          </w:rPr>
          <w:t xml:space="preserve"> </w:t>
        </w:r>
      </w:ins>
      <w:ins w:id="1122" w:author="WZK [2]" w:date="2020-08-22T09:16:51Z">
        <w:r>
          <w:rPr>
            <w:rFonts w:hint="eastAsia" w:eastAsia="宋体"/>
            <w:lang w:val="en-US" w:eastAsia="zh-CN"/>
          </w:rPr>
          <w:t>[</w:t>
        </w:r>
      </w:ins>
      <w:ins w:id="1123" w:author="WZK [2]" w:date="2020-08-22T09:16:53Z">
        <w:r>
          <w:rPr>
            <w:rFonts w:hint="eastAsia" w:eastAsia="宋体"/>
            <w:lang w:val="en-US" w:eastAsia="zh-CN"/>
          </w:rPr>
          <w:t>引用</w:t>
        </w:r>
      </w:ins>
      <w:ins w:id="1124" w:author="WZK [2]" w:date="2020-08-22T09:16:52Z">
        <w:r>
          <w:rPr>
            <w:rFonts w:hint="eastAsia" w:eastAsia="宋体"/>
            <w:lang w:val="en-US" w:eastAsia="zh-CN"/>
          </w:rPr>
          <w:t>]</w:t>
        </w:r>
      </w:ins>
      <w:ins w:id="1125" w:author="AugF" w:date="2020-08-21T11:09:39Z">
        <w:r>
          <w:rPr>
            <w:rFonts w:hint="eastAsia" w:eastAsia="宋体"/>
            <w:lang w:val="en-US" w:eastAsia="zh-CN"/>
          </w:rPr>
          <w:t xml:space="preserve"> and </w:t>
        </w:r>
      </w:ins>
      <w:ins w:id="1126" w:author="AugF" w:date="2020-08-21T11:09:40Z">
        <w:r>
          <w:rPr>
            <w:rFonts w:hint="eastAsia" w:eastAsia="宋体"/>
            <w:lang w:val="en-US" w:eastAsia="zh-CN"/>
          </w:rPr>
          <w:t>no</w:t>
        </w:r>
      </w:ins>
      <w:ins w:id="1127" w:author="AugF" w:date="2020-08-21T11:09:41Z">
        <w:r>
          <w:rPr>
            <w:rFonts w:hint="eastAsia" w:eastAsia="宋体"/>
            <w:lang w:val="en-US" w:eastAsia="zh-CN"/>
          </w:rPr>
          <w:t>de2</w:t>
        </w:r>
      </w:ins>
      <w:ins w:id="1128" w:author="AugF" w:date="2020-08-21T11:09:42Z">
        <w:r>
          <w:rPr>
            <w:rFonts w:hint="eastAsia" w:eastAsia="宋体"/>
            <w:lang w:val="en-US" w:eastAsia="zh-CN"/>
          </w:rPr>
          <w:t>ve</w:t>
        </w:r>
      </w:ins>
      <w:ins w:id="1129" w:author="AugF" w:date="2020-08-21T11:09:43Z">
        <w:r>
          <w:rPr>
            <w:rFonts w:hint="eastAsia" w:eastAsia="宋体"/>
            <w:lang w:val="en-US" w:eastAsia="zh-CN"/>
          </w:rPr>
          <w:t>c</w:t>
        </w:r>
      </w:ins>
      <w:ins w:id="1130" w:author="WZK [2]" w:date="2020-08-22T09:16:56Z">
        <w:r>
          <w:rPr>
            <w:rFonts w:hint="eastAsia" w:eastAsia="宋体"/>
            <w:lang w:val="en-US" w:eastAsia="zh-CN"/>
          </w:rPr>
          <w:t xml:space="preserve"> [</w:t>
        </w:r>
      </w:ins>
      <w:ins w:id="1131" w:author="WZK [2]" w:date="2020-08-22T09:16:58Z">
        <w:r>
          <w:rPr>
            <w:rFonts w:hint="eastAsia" w:eastAsia="宋体"/>
            <w:lang w:val="en-US" w:eastAsia="zh-CN"/>
          </w:rPr>
          <w:t>引用</w:t>
        </w:r>
      </w:ins>
      <w:ins w:id="1132" w:author="WZK [2]" w:date="2020-08-22T09:16:56Z">
        <w:r>
          <w:rPr>
            <w:rFonts w:hint="eastAsia" w:eastAsia="宋体"/>
            <w:lang w:val="en-US" w:eastAsia="zh-CN"/>
          </w:rPr>
          <w:t>]</w:t>
        </w:r>
      </w:ins>
      <w:ins w:id="1133" w:author="WZK [2]" w:date="2020-08-22T09:20:18Z">
        <w:r>
          <w:rPr>
            <w:rFonts w:hint="eastAsia" w:eastAsia="宋体"/>
            <w:lang w:val="en-US" w:eastAsia="zh-CN"/>
          </w:rPr>
          <w:t>.</w:t>
        </w:r>
      </w:ins>
      <w:ins w:id="1134" w:author="WZK [2]" w:date="2020-08-22T09:20:19Z">
        <w:r>
          <w:rPr>
            <w:rFonts w:hint="eastAsia" w:eastAsia="宋体"/>
            <w:lang w:val="en-US" w:eastAsia="zh-CN"/>
          </w:rPr>
          <w:t xml:space="preserve"> The f</w:t>
        </w:r>
      </w:ins>
      <w:ins w:id="1135" w:author="WZK [2]" w:date="2020-08-22T09:20:20Z">
        <w:r>
          <w:rPr>
            <w:rFonts w:hint="eastAsia" w:eastAsia="宋体"/>
            <w:lang w:val="en-US" w:eastAsia="zh-CN"/>
          </w:rPr>
          <w:t>eature</w:t>
        </w:r>
      </w:ins>
      <w:ins w:id="1136" w:author="WZK [2]" w:date="2020-08-22T09:20:21Z">
        <w:r>
          <w:rPr>
            <w:rFonts w:hint="eastAsia" w:eastAsia="宋体"/>
            <w:lang w:val="en-US" w:eastAsia="zh-CN"/>
          </w:rPr>
          <w:t xml:space="preserve"> ve</w:t>
        </w:r>
      </w:ins>
      <w:ins w:id="1137" w:author="WZK [2]" w:date="2020-08-22T09:20:22Z">
        <w:r>
          <w:rPr>
            <w:rFonts w:hint="eastAsia" w:eastAsia="宋体"/>
            <w:lang w:val="en-US" w:eastAsia="zh-CN"/>
          </w:rPr>
          <w:t>ctor</w:t>
        </w:r>
      </w:ins>
      <w:ins w:id="1138" w:author="WZK [2]" w:date="2020-08-22T09:20:24Z">
        <w:r>
          <w:rPr>
            <w:rFonts w:hint="eastAsia" w:eastAsia="宋体"/>
            <w:lang w:val="en-US" w:eastAsia="zh-CN"/>
          </w:rPr>
          <w:t xml:space="preserve"> ge</w:t>
        </w:r>
      </w:ins>
      <w:ins w:id="1139" w:author="WZK [2]" w:date="2020-08-22T09:20:25Z">
        <w:r>
          <w:rPr>
            <w:rFonts w:hint="eastAsia" w:eastAsia="宋体"/>
            <w:lang w:val="en-US" w:eastAsia="zh-CN"/>
          </w:rPr>
          <w:t>nerat</w:t>
        </w:r>
      </w:ins>
      <w:ins w:id="1140" w:author="WZK [2]" w:date="2020-08-22T09:20:26Z">
        <w:r>
          <w:rPr>
            <w:rFonts w:hint="eastAsia" w:eastAsia="宋体"/>
            <w:lang w:val="en-US" w:eastAsia="zh-CN"/>
          </w:rPr>
          <w:t xml:space="preserve">ion </w:t>
        </w:r>
      </w:ins>
      <w:ins w:id="1141" w:author="WZK [2]" w:date="2020-08-22T09:20:27Z">
        <w:r>
          <w:rPr>
            <w:rFonts w:hint="eastAsia" w:eastAsia="宋体"/>
            <w:lang w:val="en-US" w:eastAsia="zh-CN"/>
          </w:rPr>
          <w:t>is in</w:t>
        </w:r>
      </w:ins>
      <w:ins w:id="1142" w:author="WZK [2]" w:date="2020-08-22T09:20:28Z">
        <w:r>
          <w:rPr>
            <w:rFonts w:hint="eastAsia" w:eastAsia="宋体"/>
            <w:lang w:val="en-US" w:eastAsia="zh-CN"/>
          </w:rPr>
          <w:t>dependen</w:t>
        </w:r>
      </w:ins>
      <w:ins w:id="1143" w:author="WZK [2]" w:date="2020-08-22T09:20:29Z">
        <w:r>
          <w:rPr>
            <w:rFonts w:hint="eastAsia" w:eastAsia="宋体"/>
            <w:lang w:val="en-US" w:eastAsia="zh-CN"/>
          </w:rPr>
          <w:t xml:space="preserve">t </w:t>
        </w:r>
      </w:ins>
      <w:ins w:id="1144" w:author="WZK [2]" w:date="2020-08-22T09:20:31Z">
        <w:r>
          <w:rPr>
            <w:rFonts w:hint="eastAsia" w:eastAsia="宋体"/>
            <w:lang w:val="en-US" w:eastAsia="zh-CN"/>
          </w:rPr>
          <w:t xml:space="preserve">from the </w:t>
        </w:r>
      </w:ins>
      <w:ins w:id="1145" w:author="WZK [2]" w:date="2020-08-22T09:20:32Z">
        <w:r>
          <w:rPr>
            <w:rFonts w:hint="eastAsia" w:eastAsia="宋体"/>
            <w:lang w:val="en-US" w:eastAsia="zh-CN"/>
          </w:rPr>
          <w:t>down</w:t>
        </w:r>
      </w:ins>
      <w:ins w:id="1146" w:author="WZK [2]" w:date="2020-08-22T09:20:33Z">
        <w:r>
          <w:rPr>
            <w:rFonts w:hint="eastAsia" w:eastAsia="宋体"/>
            <w:lang w:val="en-US" w:eastAsia="zh-CN"/>
          </w:rPr>
          <w:t xml:space="preserve">stream </w:t>
        </w:r>
      </w:ins>
      <w:ins w:id="1147" w:author="WZK [2]" w:date="2020-08-22T09:20:34Z">
        <w:r>
          <w:rPr>
            <w:rFonts w:hint="eastAsia" w:eastAsia="宋体"/>
            <w:lang w:val="en-US" w:eastAsia="zh-CN"/>
          </w:rPr>
          <w:t>predicti</w:t>
        </w:r>
      </w:ins>
      <w:ins w:id="1148" w:author="WZK [2]" w:date="2020-08-22T09:20:35Z">
        <w:r>
          <w:rPr>
            <w:rFonts w:hint="eastAsia" w:eastAsia="宋体"/>
            <w:lang w:val="en-US" w:eastAsia="zh-CN"/>
          </w:rPr>
          <w:t>on task</w:t>
        </w:r>
      </w:ins>
      <w:ins w:id="1149" w:author="WZK [2]" w:date="2020-08-22T09:20:44Z">
        <w:r>
          <w:rPr>
            <w:rFonts w:hint="eastAsia" w:eastAsia="宋体"/>
            <w:lang w:val="en-US" w:eastAsia="zh-CN"/>
          </w:rPr>
          <w:t>. T</w:t>
        </w:r>
      </w:ins>
      <w:ins w:id="1150" w:author="WZK [2]" w:date="2020-08-22T09:20:45Z">
        <w:r>
          <w:rPr>
            <w:rFonts w:hint="eastAsia" w:eastAsia="宋体"/>
            <w:lang w:val="en-US" w:eastAsia="zh-CN"/>
          </w:rPr>
          <w:t>hus</w:t>
        </w:r>
      </w:ins>
      <w:ins w:id="1151" w:author="WZK [2]" w:date="2020-08-22T09:20:46Z">
        <w:r>
          <w:rPr>
            <w:rFonts w:hint="eastAsia" w:eastAsia="宋体"/>
            <w:lang w:val="en-US" w:eastAsia="zh-CN"/>
          </w:rPr>
          <w:t xml:space="preserve">, </w:t>
        </w:r>
      </w:ins>
      <w:ins w:id="1152" w:author="WZK [2]" w:date="2020-08-22T09:20:47Z">
        <w:r>
          <w:rPr>
            <w:rFonts w:hint="eastAsia" w:eastAsia="宋体"/>
            <w:lang w:val="en-US" w:eastAsia="zh-CN"/>
          </w:rPr>
          <w:t xml:space="preserve">the </w:t>
        </w:r>
      </w:ins>
      <w:ins w:id="1153" w:author="WZK [2]" w:date="2020-08-22T09:20:48Z">
        <w:r>
          <w:rPr>
            <w:rFonts w:hint="eastAsia" w:eastAsia="宋体"/>
            <w:lang w:val="en-US" w:eastAsia="zh-CN"/>
          </w:rPr>
          <w:t>vectors</w:t>
        </w:r>
      </w:ins>
      <w:ins w:id="1154" w:author="WZK [2]" w:date="2020-08-22T09:20:49Z">
        <w:r>
          <w:rPr>
            <w:rFonts w:hint="eastAsia" w:eastAsia="宋体"/>
            <w:lang w:val="en-US" w:eastAsia="zh-CN"/>
          </w:rPr>
          <w:t xml:space="preserve"> </w:t>
        </w:r>
      </w:ins>
      <w:ins w:id="1155" w:author="WZK [2]" w:date="2020-08-22T09:20:56Z">
        <w:r>
          <w:rPr>
            <w:rFonts w:hint="eastAsia" w:eastAsia="宋体"/>
            <w:lang w:val="en-US" w:eastAsia="zh-CN"/>
          </w:rPr>
          <w:t>have</w:t>
        </w:r>
      </w:ins>
      <w:ins w:id="1156" w:author="WZK [2]" w:date="2020-08-22T09:20:57Z">
        <w:r>
          <w:rPr>
            <w:rFonts w:hint="eastAsia" w:eastAsia="宋体"/>
            <w:lang w:val="en-US" w:eastAsia="zh-CN"/>
          </w:rPr>
          <w:t xml:space="preserve"> to </w:t>
        </w:r>
      </w:ins>
      <w:ins w:id="1157" w:author="WZK [2]" w:date="2020-08-22T09:21:01Z">
        <w:r>
          <w:rPr>
            <w:rFonts w:hint="eastAsia" w:eastAsia="宋体"/>
            <w:lang w:val="en-US" w:eastAsia="zh-CN"/>
          </w:rPr>
          <w:t xml:space="preserve">be </w:t>
        </w:r>
      </w:ins>
      <w:ins w:id="1158" w:author="WZK [2]" w:date="2020-08-22T09:21:02Z">
        <w:r>
          <w:rPr>
            <w:rFonts w:hint="eastAsia" w:eastAsia="宋体"/>
            <w:lang w:val="en-US" w:eastAsia="zh-CN"/>
          </w:rPr>
          <w:t>adjust</w:t>
        </w:r>
      </w:ins>
      <w:ins w:id="1159" w:author="WZK [2]" w:date="2020-08-22T09:21:03Z">
        <w:r>
          <w:rPr>
            <w:rFonts w:hint="eastAsia" w:eastAsia="宋体"/>
            <w:lang w:val="en-US" w:eastAsia="zh-CN"/>
          </w:rPr>
          <w:t>ed fo</w:t>
        </w:r>
      </w:ins>
      <w:ins w:id="1160" w:author="WZK [2]" w:date="2020-08-22T09:21:04Z">
        <w:r>
          <w:rPr>
            <w:rFonts w:hint="eastAsia" w:eastAsia="宋体"/>
            <w:lang w:val="en-US" w:eastAsia="zh-CN"/>
          </w:rPr>
          <w:t>r every p</w:t>
        </w:r>
      </w:ins>
      <w:ins w:id="1161" w:author="WZK [2]" w:date="2020-08-22T09:21:05Z">
        <w:r>
          <w:rPr>
            <w:rFonts w:hint="eastAsia" w:eastAsia="宋体"/>
            <w:lang w:val="en-US" w:eastAsia="zh-CN"/>
          </w:rPr>
          <w:t>red</w:t>
        </w:r>
      </w:ins>
      <w:ins w:id="1162" w:author="WZK [2]" w:date="2020-08-22T09:21:06Z">
        <w:r>
          <w:rPr>
            <w:rFonts w:hint="eastAsia" w:eastAsia="宋体"/>
            <w:lang w:val="en-US" w:eastAsia="zh-CN"/>
          </w:rPr>
          <w:t>iction ta</w:t>
        </w:r>
      </w:ins>
      <w:ins w:id="1163" w:author="WZK [2]" w:date="2020-08-22T09:21:07Z">
        <w:r>
          <w:rPr>
            <w:rFonts w:hint="eastAsia" w:eastAsia="宋体"/>
            <w:lang w:val="en-US" w:eastAsia="zh-CN"/>
          </w:rPr>
          <w:t>sk</w:t>
        </w:r>
      </w:ins>
      <w:ins w:id="1164" w:author="WZK [2]" w:date="2020-08-22T09:21:48Z">
        <w:r>
          <w:rPr>
            <w:rFonts w:hint="eastAsia" w:eastAsia="宋体"/>
            <w:lang w:val="en-US" w:eastAsia="zh-CN"/>
          </w:rPr>
          <w:t xml:space="preserve"> </w:t>
        </w:r>
      </w:ins>
      <w:ins w:id="1165" w:author="WZK [2]" w:date="2020-08-22T09:21:57Z">
        <w:r>
          <w:rPr>
            <w:rFonts w:hint="eastAsia" w:eastAsia="宋体"/>
            <w:lang w:val="en-US" w:eastAsia="zh-CN"/>
          </w:rPr>
          <w:t>individually</w:t>
        </w:r>
      </w:ins>
      <w:ins w:id="1166" w:author="WZK [2]" w:date="2020-08-22T09:21:07Z">
        <w:r>
          <w:rPr>
            <w:rFonts w:hint="eastAsia" w:eastAsia="宋体"/>
            <w:lang w:val="en-US" w:eastAsia="zh-CN"/>
          </w:rPr>
          <w:t>.</w:t>
        </w:r>
      </w:ins>
      <w:ins w:id="1167" w:author="WZK [2]" w:date="2020-08-22T09:21:12Z">
        <w:r>
          <w:rPr>
            <w:rFonts w:hint="eastAsia" w:eastAsia="宋体"/>
            <w:lang w:val="en-US" w:eastAsia="zh-CN"/>
          </w:rPr>
          <w:t xml:space="preserve"> </w:t>
        </w:r>
      </w:ins>
      <w:ins w:id="1168" w:author="AugF" w:date="2020-08-21T11:11:12Z">
        <w:del w:id="1169" w:author="WZK [2]" w:date="2020-08-22T09:21:11Z">
          <w:r>
            <w:rPr>
              <w:rFonts w:hint="eastAsia" w:eastAsia="宋体"/>
              <w:lang w:val="en-US" w:eastAsia="zh-CN"/>
            </w:rPr>
            <w:delText xml:space="preserve"> </w:delText>
          </w:r>
        </w:del>
      </w:ins>
      <w:ins w:id="1170" w:author="AugF" w:date="2020-08-21T11:11:38Z">
        <w:del w:id="1171" w:author="WZK [2]" w:date="2020-08-22T09:21:11Z">
          <w:r>
            <w:rPr>
              <w:rFonts w:hint="eastAsia" w:eastAsia="宋体"/>
              <w:lang w:val="en-US" w:eastAsia="zh-CN"/>
            </w:rPr>
            <w:delText>mos</w:delText>
          </w:r>
        </w:del>
      </w:ins>
      <w:ins w:id="1172" w:author="AugF" w:date="2020-08-21T11:11:39Z">
        <w:del w:id="1173" w:author="WZK [2]" w:date="2020-08-22T09:21:11Z">
          <w:r>
            <w:rPr>
              <w:rFonts w:hint="eastAsia" w:eastAsia="宋体"/>
              <w:lang w:val="en-US" w:eastAsia="zh-CN"/>
            </w:rPr>
            <w:delText>tly</w:delText>
          </w:r>
        </w:del>
      </w:ins>
      <w:ins w:id="1174" w:author="AugF" w:date="2020-08-21T11:11:40Z">
        <w:del w:id="1175" w:author="WZK [2]" w:date="2020-08-22T09:21:11Z">
          <w:r>
            <w:rPr>
              <w:rFonts w:hint="eastAsia" w:eastAsia="宋体"/>
              <w:lang w:val="en-US" w:eastAsia="zh-CN"/>
            </w:rPr>
            <w:delText xml:space="preserve"> </w:delText>
          </w:r>
        </w:del>
      </w:ins>
      <w:ins w:id="1176" w:author="AugF" w:date="2020-08-21T11:11:41Z">
        <w:del w:id="1177" w:author="WZK [2]" w:date="2020-08-22T09:21:11Z">
          <w:r>
            <w:rPr>
              <w:rFonts w:hint="eastAsia" w:eastAsia="宋体"/>
              <w:lang w:val="en-US" w:eastAsia="zh-CN"/>
            </w:rPr>
            <w:delText>lik</w:delText>
          </w:r>
        </w:del>
      </w:ins>
      <w:ins w:id="1178" w:author="AugF" w:date="2020-08-21T11:11:42Z">
        <w:del w:id="1179" w:author="WZK [2]" w:date="2020-08-22T09:21:11Z">
          <w:r>
            <w:rPr>
              <w:rFonts w:hint="eastAsia" w:eastAsia="宋体"/>
              <w:lang w:val="en-US" w:eastAsia="zh-CN"/>
            </w:rPr>
            <w:delText>e in</w:delText>
          </w:r>
        </w:del>
      </w:ins>
      <w:ins w:id="1180" w:author="AugF" w:date="2020-08-21T11:11:43Z">
        <w:del w:id="1181" w:author="WZK [2]" w:date="2020-08-22T09:21:11Z">
          <w:r>
            <w:rPr>
              <w:rFonts w:hint="eastAsia" w:eastAsia="宋体"/>
              <w:lang w:val="en-US" w:eastAsia="zh-CN"/>
            </w:rPr>
            <w:delText>tu</w:delText>
          </w:r>
        </w:del>
      </w:ins>
      <w:ins w:id="1182" w:author="AugF" w:date="2020-08-21T11:11:57Z">
        <w:del w:id="1183" w:author="WZK [2]" w:date="2020-08-22T09:21:11Z">
          <w:r>
            <w:rPr>
              <w:rFonts w:hint="eastAsia" w:eastAsia="宋体"/>
              <w:lang w:val="en-US" w:eastAsia="zh-CN"/>
            </w:rPr>
            <w:delText>i</w:delText>
          </w:r>
        </w:del>
      </w:ins>
      <w:ins w:id="1184" w:author="AugF" w:date="2020-08-21T11:11:44Z">
        <w:del w:id="1185" w:author="WZK [2]" w:date="2020-08-22T09:21:11Z">
          <w:r>
            <w:rPr>
              <w:rFonts w:hint="eastAsia" w:eastAsia="宋体"/>
              <w:lang w:val="en-US" w:eastAsia="zh-CN"/>
            </w:rPr>
            <w:delText>tion-</w:delText>
          </w:r>
        </w:del>
      </w:ins>
      <w:ins w:id="1186" w:author="AugF" w:date="2020-08-21T11:11:45Z">
        <w:del w:id="1187" w:author="WZK [2]" w:date="2020-08-22T09:21:11Z">
          <w:r>
            <w:rPr>
              <w:rFonts w:hint="eastAsia" w:eastAsia="宋体"/>
              <w:lang w:val="en-US" w:eastAsia="zh-CN"/>
            </w:rPr>
            <w:delText>base</w:delText>
          </w:r>
        </w:del>
      </w:ins>
      <w:ins w:id="1188" w:author="AugF" w:date="2020-08-21T11:11:46Z">
        <w:del w:id="1189" w:author="WZK [2]" w:date="2020-08-22T09:21:11Z">
          <w:r>
            <w:rPr>
              <w:rFonts w:hint="eastAsia" w:eastAsia="宋体"/>
              <w:lang w:val="en-US" w:eastAsia="zh-CN"/>
            </w:rPr>
            <w:delText>d a</w:delText>
          </w:r>
        </w:del>
      </w:ins>
      <w:ins w:id="1190" w:author="AugF" w:date="2020-08-21T11:11:47Z">
        <w:del w:id="1191" w:author="WZK [2]" w:date="2020-08-22T09:21:11Z">
          <w:r>
            <w:rPr>
              <w:rFonts w:hint="eastAsia" w:eastAsia="宋体"/>
              <w:lang w:val="en-US" w:eastAsia="zh-CN"/>
            </w:rPr>
            <w:delText>lg</w:delText>
          </w:r>
        </w:del>
      </w:ins>
      <w:ins w:id="1192" w:author="AugF" w:date="2020-08-21T11:11:49Z">
        <w:del w:id="1193" w:author="WZK [2]" w:date="2020-08-22T09:21:11Z">
          <w:r>
            <w:rPr>
              <w:rFonts w:hint="eastAsia" w:eastAsia="宋体"/>
              <w:lang w:val="en-US" w:eastAsia="zh-CN"/>
            </w:rPr>
            <w:delText>orithm</w:delText>
          </w:r>
        </w:del>
      </w:ins>
      <w:ins w:id="1194" w:author="AugF" w:date="2020-08-21T11:11:50Z">
        <w:del w:id="1195" w:author="WZK [2]" w:date="2020-08-22T09:21:11Z">
          <w:r>
            <w:rPr>
              <w:rFonts w:hint="eastAsia" w:eastAsia="宋体"/>
              <w:lang w:val="en-US" w:eastAsia="zh-CN"/>
            </w:rPr>
            <w:delText>s</w:delText>
          </w:r>
        </w:del>
      </w:ins>
      <w:del w:id="1196" w:author="WZK [2]" w:date="2020-08-22T09:21:11Z">
        <w:r>
          <w:rPr/>
          <w:commentReference w:id="3"/>
        </w:r>
      </w:del>
      <w:ins w:id="1197" w:author="AugF" w:date="2020-08-21T10:57:29Z">
        <w:del w:id="1198" w:author="WZK [2]" w:date="2020-08-22T09:21:11Z">
          <w:r>
            <w:rPr>
              <w:rFonts w:hint="eastAsia" w:eastAsia="宋体"/>
              <w:lang w:val="en-US" w:eastAsia="zh-CN"/>
            </w:rPr>
            <w:delText xml:space="preserve"> </w:delText>
          </w:r>
        </w:del>
      </w:ins>
      <w:del w:id="1199" w:author="WZK [2]" w:date="2020-08-22T09:21:11Z">
        <w:r>
          <w:rPr/>
          <w:delText>.</w:delText>
        </w:r>
      </w:del>
      <w:r>
        <w:t xml:space="preserve"> </w:t>
      </w:r>
      <w:ins w:id="1200" w:author="WZK [2]" w:date="2020-08-22T09:22:00Z">
        <w:r>
          <w:rPr>
            <w:rFonts w:hint="eastAsia" w:eastAsia="SimSun"/>
            <w:lang w:val="en-US" w:eastAsia="zh-CN"/>
          </w:rPr>
          <w:t>In G</w:t>
        </w:r>
      </w:ins>
      <w:ins w:id="1201" w:author="WZK [2]" w:date="2020-08-22T09:22:01Z">
        <w:r>
          <w:rPr>
            <w:rFonts w:hint="eastAsia" w:eastAsia="SimSun"/>
            <w:lang w:val="en-US" w:eastAsia="zh-CN"/>
          </w:rPr>
          <w:t xml:space="preserve">NNs, </w:t>
        </w:r>
      </w:ins>
      <w:del w:id="1202" w:author="WZK [2]" w:date="2020-08-22T09:22:17Z">
        <w:r>
          <w:rPr/>
          <w:delText xml:space="preserve">We can calculate </w:delText>
        </w:r>
      </w:del>
      <w:r>
        <w:t xml:space="preserve">the gradients </w:t>
      </w:r>
      <w:del w:id="1203" w:author="WZK [2]" w:date="2020-08-22T09:22:34Z">
        <w:r>
          <w:rPr/>
          <w:delText>o</w:delText>
        </w:r>
      </w:del>
      <w:del w:id="1204" w:author="WZK [2]" w:date="2020-08-22T09:22:28Z">
        <w:r>
          <w:rPr/>
          <w:delText>f the loss function on the model parameters from the prediction layer directly. With the help of the backpropagation technique, the gradient is</w:delText>
        </w:r>
      </w:del>
      <w:del w:id="1205" w:author="WZK [2]" w:date="2020-08-22T09:25:07Z">
        <w:r>
          <w:rPr/>
          <w:delText xml:space="preserve"> </w:delText>
        </w:r>
      </w:del>
      <w:del w:id="1206" w:author="WZK [2]" w:date="2020-08-22T09:22:31Z">
        <w:r>
          <w:rPr/>
          <w:delText>pr</w:delText>
        </w:r>
      </w:del>
      <w:ins w:id="1207" w:author="WZK [2]" w:date="2020-08-22T09:22:35Z">
        <w:r>
          <w:rPr>
            <w:rFonts w:hint="eastAsia" w:eastAsia="SimSun"/>
            <w:lang w:val="en-US" w:eastAsia="zh-CN"/>
          </w:rPr>
          <w:t xml:space="preserve"> </w:t>
        </w:r>
      </w:ins>
      <w:ins w:id="1208" w:author="WZK [2]" w:date="2020-08-22T09:22:28Z">
        <w:r>
          <w:rPr>
            <w:rFonts w:hint="eastAsia" w:eastAsia="SimSun"/>
            <w:lang w:val="en-US" w:eastAsia="zh-CN"/>
          </w:rPr>
          <w:t>a</w:t>
        </w:r>
      </w:ins>
      <w:ins w:id="1209" w:author="WZK [2]" w:date="2020-08-22T09:22:29Z">
        <w:r>
          <w:rPr>
            <w:rFonts w:hint="eastAsia" w:eastAsia="SimSun"/>
            <w:lang w:val="en-US" w:eastAsia="zh-CN"/>
          </w:rPr>
          <w:t xml:space="preserve">re </w:t>
        </w:r>
      </w:ins>
      <w:ins w:id="1210" w:author="WZK [2]" w:date="2020-08-22T09:22:37Z">
        <w:r>
          <w:rPr>
            <w:rFonts w:hint="eastAsia" w:eastAsia="SimSun"/>
            <w:lang w:val="en-US" w:eastAsia="zh-CN"/>
          </w:rPr>
          <w:t>pro</w:t>
        </w:r>
      </w:ins>
      <w:del w:id="1211" w:author="WZK [2]" w:date="2020-08-22T09:22:39Z">
        <w:r>
          <w:rPr/>
          <w:delText>o</w:delText>
        </w:r>
      </w:del>
      <w:r>
        <w:t>pagated from the prediction layer back to the previous GNN layers layer by layer. The model parameters</w:t>
      </w:r>
      <w:ins w:id="1212" w:author="WZK [2]" w:date="2020-08-22T09:23:22Z">
        <w:r>
          <w:rPr>
            <w:rFonts w:hint="eastAsia" w:eastAsia="SimSun"/>
            <w:lang w:val="en-US" w:eastAsia="zh-CN"/>
          </w:rPr>
          <w:t xml:space="preserve"> </w:t>
        </w:r>
      </w:ins>
      <w:ins w:id="1213" w:author="WZK [2]" w:date="2020-08-22T09:23:23Z">
        <w:r>
          <w:rPr>
            <w:rFonts w:hint="eastAsia" w:eastAsia="SimSun"/>
            <w:lang w:val="en-US" w:eastAsia="zh-CN"/>
          </w:rPr>
          <w:t>in the GN</w:t>
        </w:r>
      </w:ins>
      <w:ins w:id="1214" w:author="WZK [2]" w:date="2020-08-22T09:23:24Z">
        <w:r>
          <w:rPr>
            <w:rFonts w:hint="eastAsia" w:eastAsia="SimSun"/>
            <w:lang w:val="en-US" w:eastAsia="zh-CN"/>
          </w:rPr>
          <w:t xml:space="preserve">N </w:t>
        </w:r>
      </w:ins>
      <w:del w:id="1215" w:author="WZK [2]" w:date="2020-08-22T09:23:28Z">
        <w:r>
          <w:rPr>
            <w:rFonts w:hint="default"/>
            <w:lang w:val="en-US"/>
          </w:rPr>
          <w:delText xml:space="preserve"> </w:delText>
        </w:r>
      </w:del>
      <w:del w:id="1216" w:author="WZK [2]" w:date="2020-08-22T09:23:30Z">
        <w:r>
          <w:rPr>
            <w:rFonts w:hint="default"/>
            <w:lang w:val="en-US"/>
          </w:rPr>
          <w:delText xml:space="preserve">are </w:delText>
        </w:r>
      </w:del>
      <w:ins w:id="1217" w:author="WZK [2]" w:date="2020-08-22T09:23:30Z">
        <w:r>
          <w:rPr>
            <w:rFonts w:hint="eastAsia" w:eastAsia="SimSun"/>
            <w:lang w:val="en-US" w:eastAsia="zh-CN"/>
          </w:rPr>
          <w:t>laye</w:t>
        </w:r>
      </w:ins>
      <w:ins w:id="1218" w:author="WZK [2]" w:date="2020-08-22T09:23:31Z">
        <w:r>
          <w:rPr>
            <w:rFonts w:hint="eastAsia" w:eastAsia="SimSun"/>
            <w:lang w:val="en-US" w:eastAsia="zh-CN"/>
          </w:rPr>
          <w:t xml:space="preserve">rs are </w:t>
        </w:r>
      </w:ins>
      <w:r>
        <w:t xml:space="preserve">updated </w:t>
      </w:r>
      <w:ins w:id="1219" w:author="WZK [2]" w:date="2020-08-22T09:23:33Z">
        <w:r>
          <w:rPr>
            <w:rFonts w:hint="eastAsia" w:eastAsia="SimSun"/>
            <w:lang w:val="en-US" w:eastAsia="zh-CN"/>
          </w:rPr>
          <w:t>based</w:t>
        </w:r>
      </w:ins>
      <w:ins w:id="1220" w:author="WZK [2]" w:date="2020-08-22T09:23:34Z">
        <w:r>
          <w:rPr>
            <w:rFonts w:hint="eastAsia" w:eastAsia="SimSun"/>
            <w:lang w:val="en-US" w:eastAsia="zh-CN"/>
          </w:rPr>
          <w:t xml:space="preserve"> on the </w:t>
        </w:r>
      </w:ins>
      <w:ins w:id="1221" w:author="WZK [2]" w:date="2020-08-22T09:23:35Z">
        <w:r>
          <w:rPr>
            <w:rFonts w:hint="eastAsia" w:eastAsia="SimSun"/>
            <w:lang w:val="en-US" w:eastAsia="zh-CN"/>
          </w:rPr>
          <w:t>fe</w:t>
        </w:r>
      </w:ins>
      <w:ins w:id="1222" w:author="WZK [2]" w:date="2020-08-22T09:23:36Z">
        <w:r>
          <w:rPr>
            <w:rFonts w:hint="eastAsia" w:eastAsia="SimSun"/>
            <w:lang w:val="en-US" w:eastAsia="zh-CN"/>
          </w:rPr>
          <w:t>e</w:t>
        </w:r>
      </w:ins>
      <w:ins w:id="1223" w:author="WZK [2]" w:date="2020-08-22T09:23:37Z">
        <w:r>
          <w:rPr>
            <w:rFonts w:hint="eastAsia" w:eastAsia="SimSun"/>
            <w:lang w:val="en-US" w:eastAsia="zh-CN"/>
          </w:rPr>
          <w:t>dbac</w:t>
        </w:r>
      </w:ins>
      <w:ins w:id="1224" w:author="WZK [2]" w:date="2020-08-22T09:23:38Z">
        <w:r>
          <w:rPr>
            <w:rFonts w:hint="eastAsia" w:eastAsia="SimSun"/>
            <w:lang w:val="en-US" w:eastAsia="zh-CN"/>
          </w:rPr>
          <w:t>k</w:t>
        </w:r>
      </w:ins>
      <w:ins w:id="1225" w:author="WZK [2]" w:date="2020-08-22T09:23:56Z">
        <w:r>
          <w:rPr>
            <w:rFonts w:hint="eastAsia" w:eastAsia="SimSun"/>
            <w:lang w:val="en-US" w:eastAsia="zh-CN"/>
          </w:rPr>
          <w:t>s</w:t>
        </w:r>
      </w:ins>
      <w:ins w:id="1226" w:author="WZK [2]" w:date="2020-08-22T09:25:25Z">
        <w:r>
          <w:rPr>
            <w:rFonts w:hint="eastAsia" w:eastAsia="SimSun"/>
            <w:lang w:val="en-US" w:eastAsia="zh-CN"/>
          </w:rPr>
          <w:t xml:space="preserve"> </w:t>
        </w:r>
      </w:ins>
      <w:ins w:id="1227" w:author="WZK [2]" w:date="2020-08-22T09:23:40Z">
        <w:r>
          <w:rPr>
            <w:rFonts w:hint="eastAsia" w:eastAsia="SimSun"/>
            <w:lang w:val="en-US" w:eastAsia="zh-CN"/>
          </w:rPr>
          <w:t xml:space="preserve">from </w:t>
        </w:r>
      </w:ins>
      <w:ins w:id="1228" w:author="WZK [2]" w:date="2020-08-22T09:25:34Z">
        <w:r>
          <w:rPr>
            <w:rFonts w:hint="eastAsia" w:eastAsia="SimSun"/>
            <w:lang w:val="en-US" w:eastAsia="zh-CN"/>
          </w:rPr>
          <w:t xml:space="preserve">the </w:t>
        </w:r>
      </w:ins>
      <w:ins w:id="1229" w:author="WZK [2]" w:date="2020-08-22T09:25:35Z">
        <w:r>
          <w:rPr>
            <w:rFonts w:hint="eastAsia" w:eastAsia="SimSun"/>
            <w:lang w:val="en-US" w:eastAsia="zh-CN"/>
          </w:rPr>
          <w:t>downstre</w:t>
        </w:r>
      </w:ins>
      <w:ins w:id="1230" w:author="WZK [2]" w:date="2020-08-22T09:25:36Z">
        <w:r>
          <w:rPr>
            <w:rFonts w:hint="eastAsia" w:eastAsia="SimSun"/>
            <w:lang w:val="en-US" w:eastAsia="zh-CN"/>
          </w:rPr>
          <w:t xml:space="preserve">am </w:t>
        </w:r>
      </w:ins>
      <w:ins w:id="1231" w:author="WZK [2]" w:date="2020-08-22T09:23:41Z">
        <w:r>
          <w:rPr>
            <w:rFonts w:hint="eastAsia" w:eastAsia="SimSun"/>
            <w:lang w:val="en-US" w:eastAsia="zh-CN"/>
          </w:rPr>
          <w:t>predic</w:t>
        </w:r>
      </w:ins>
      <w:ins w:id="1232" w:author="WZK [2]" w:date="2020-08-22T09:23:42Z">
        <w:r>
          <w:rPr>
            <w:rFonts w:hint="eastAsia" w:eastAsia="SimSun"/>
            <w:lang w:val="en-US" w:eastAsia="zh-CN"/>
          </w:rPr>
          <w:t>tion task.</w:t>
        </w:r>
      </w:ins>
      <w:ins w:id="1233" w:author="WZK [2]" w:date="2020-08-22T09:23:47Z">
        <w:r>
          <w:rPr>
            <w:rFonts w:hint="eastAsia" w:eastAsia="SimSun"/>
            <w:lang w:val="en-US" w:eastAsia="zh-CN"/>
          </w:rPr>
          <w:t xml:space="preserve"> </w:t>
        </w:r>
      </w:ins>
      <w:del w:id="1234" w:author="WZK [2]" w:date="2020-08-22T09:23:47Z">
        <w:r>
          <w:rPr/>
          <w:delText>with a gradient descent optimizer like Adam</w:delText>
        </w:r>
      </w:del>
      <w:r>
        <w:t xml:space="preserve">. </w:t>
      </w:r>
      <w:del w:id="1235" w:author="WZK [2]" w:date="2020-08-22T09:25:44Z">
        <w:r>
          <w:rPr/>
          <w:delText xml:space="preserve">Except for the input feature vector, there is no need to conduct handworked feature extraction. </w:delText>
        </w:r>
      </w:del>
      <w:r>
        <w:t xml:space="preserve">In a fully parameterized way, the GNN automatically extracts an embedding vector for each vertex from its </w:t>
      </w:r>
      <m:oMath>
        <m:r>
          <m:rPr/>
          <w:rPr>
            <w:rFonts w:ascii="Cambria Math" w:hAnsi="Cambria Math"/>
          </w:rPr>
          <m:t>L</m:t>
        </m:r>
      </m:oMath>
      <w:r>
        <w:t>-hop neighborhood</w:t>
      </w:r>
      <w:ins w:id="1236" w:author="WZK [2]" w:date="2020-08-22T09:26:04Z">
        <w:r>
          <w:rPr>
            <w:rFonts w:hint="eastAsia" w:eastAsia="SimSun"/>
            <w:lang w:val="en-US" w:eastAsia="zh-CN"/>
          </w:rPr>
          <w:t>,</w:t>
        </w:r>
      </w:ins>
      <w:ins w:id="1237" w:author="WZK [2]" w:date="2020-08-22T09:26:05Z">
        <w:r>
          <w:rPr>
            <w:rFonts w:hint="eastAsia" w:eastAsia="SimSun"/>
            <w:lang w:val="en-US" w:eastAsia="zh-CN"/>
          </w:rPr>
          <w:t xml:space="preserve"> tu</w:t>
        </w:r>
      </w:ins>
      <w:ins w:id="1238" w:author="WZK [2]" w:date="2020-08-22T09:26:06Z">
        <w:r>
          <w:rPr>
            <w:rFonts w:hint="eastAsia" w:eastAsia="SimSun"/>
            <w:lang w:val="en-US" w:eastAsia="zh-CN"/>
          </w:rPr>
          <w:t>ned</w:t>
        </w:r>
      </w:ins>
      <w:del w:id="1239" w:author="WZK [2]" w:date="2020-08-22T09:26:14Z">
        <w:r>
          <w:rPr/>
          <w:delText>. The parameters are tuned</w:delText>
        </w:r>
      </w:del>
      <w:r>
        <w:t xml:space="preserve"> according to the specific prediction task</w:t>
      </w:r>
      <w:del w:id="1240" w:author="WZK [2]" w:date="2020-08-22T09:26:21Z">
        <w:r>
          <w:rPr/>
          <w:delText>, leading to high prediction accuracy</w:delText>
        </w:r>
      </w:del>
      <w:ins w:id="1241" w:author="WZK [2]" w:date="2020-08-22T09:26:25Z">
        <w:r>
          <w:rPr>
            <w:rFonts w:hint="eastAsia" w:eastAsia="SimSun"/>
            <w:lang w:val="en-US" w:eastAsia="zh-CN"/>
          </w:rPr>
          <w:t>.</w:t>
        </w:r>
      </w:ins>
      <w:del w:id="1242" w:author="WZK [2]" w:date="2020-08-22T09:26:24Z">
        <w:r>
          <w:rPr/>
          <w:delText>.</w:delText>
        </w:r>
      </w:del>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at layer </w:t>
      </w:r>
      <m:oMath>
        <m:r>
          <m:rP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w:t>
      </w:r>
    </w:p>
    <w:p>
      <w:pPr>
        <w:pStyle w:val="3"/>
      </w:pPr>
      <w:commentRangeStart w:id="4"/>
      <w:r>
        <w:rPr>
          <w:lang w:eastAsia="zh-CN"/>
        </w:rPr>
        <w:drawing>
          <wp:inline distT="0" distB="0" distL="0" distR="0">
            <wp:extent cx="5486400" cy="244538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8"/>
                    <a:stretch>
                      <a:fillRect/>
                    </a:stretch>
                  </pic:blipFill>
                  <pic:spPr>
                    <a:xfrm>
                      <a:off x="0" y="0"/>
                      <a:ext cx="5486400" cy="2445385"/>
                    </a:xfrm>
                    <a:prstGeom prst="rect">
                      <a:avLst/>
                    </a:prstGeom>
                  </pic:spPr>
                </pic:pic>
              </a:graphicData>
            </a:graphic>
          </wp:inline>
        </w:drawing>
      </w:r>
      <w:commentRangeEnd w:id="4"/>
      <w:r>
        <w:commentReference w:id="4"/>
      </w:r>
    </w:p>
    <w:p>
      <w:pPr>
        <w:pStyle w:val="3"/>
      </w:pPr>
      <w:r>
        <w:t xml:space="preserve">We follow the message-passing model [18] to formally define a graph neuron. The message-passing model is widely used in the cutting-edge GNN </w:t>
      </w:r>
      <w:del w:id="1243" w:author="WZK [2]" w:date="2020-08-22T09:29:20Z">
        <w:r>
          <w:rPr>
            <w:rFonts w:hint="default"/>
            <w:lang w:val="en-US"/>
          </w:rPr>
          <w:delText xml:space="preserve">training </w:delText>
        </w:r>
      </w:del>
      <w:ins w:id="1244" w:author="WZK [2]" w:date="2020-08-22T09:29:20Z">
        <w:r>
          <w:rPr>
            <w:rFonts w:hint="eastAsia" w:eastAsia="SimSun"/>
            <w:lang w:val="en-US" w:eastAsia="zh-CN"/>
          </w:rPr>
          <w:t>libra</w:t>
        </w:r>
      </w:ins>
      <w:ins w:id="1245" w:author="WZK [2]" w:date="2020-08-22T09:29:21Z">
        <w:r>
          <w:rPr>
            <w:rFonts w:hint="eastAsia" w:eastAsia="SimSun"/>
            <w:lang w:val="en-US" w:eastAsia="zh-CN"/>
          </w:rPr>
          <w:t xml:space="preserve">ries </w:t>
        </w:r>
      </w:ins>
      <w:del w:id="1246" w:author="WZK [2]" w:date="2020-08-22T09:29:24Z">
        <w:r>
          <w:rPr/>
          <w:delText>systems</w:delText>
        </w:r>
      </w:del>
      <w:del w:id="1247" w:author="WZK [2]" w:date="2020-08-22T09:29:26Z">
        <w:r>
          <w:rPr/>
          <w:delText xml:space="preserve"> </w:delText>
        </w:r>
      </w:del>
      <w:r>
        <w:t>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w:t>
      </w:r>
      <w:del w:id="1248" w:author="WZK [2]" w:date="2020-08-22T09:30:05Z">
        <w:r>
          <w:rPr/>
          <w:delText xml:space="preserve">A graph neuron collects messages from its neighbor graph neurons and outputs a hidden feature vector according to the aggregated messages. </w:delText>
        </w:r>
      </w:del>
      <w:r>
        <w:t xml:space="preserve">Graph neurons at layer </w:t>
      </w:r>
      <m:oMath>
        <m:r>
          <m:rP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is the </w:t>
      </w:r>
      <w:del w:id="1249" w:author="WZK [2]" w:date="2020-08-22T09:30:31Z">
        <w:r>
          <w:rPr>
            <w:rFonts w:hint="default"/>
            <w:i/>
            <w:lang w:val="en-US"/>
          </w:rPr>
          <w:delText>message</w:delText>
        </w:r>
      </w:del>
      <w:del w:id="1250" w:author="WZK [2]" w:date="2020-08-22T09:30:31Z">
        <w:r>
          <w:rPr>
            <w:rFonts w:hint="default"/>
            <w:lang w:val="en-US"/>
          </w:rPr>
          <w:delText xml:space="preserve"> </w:delText>
        </w:r>
      </w:del>
      <w:ins w:id="1251" w:author="WZK [2]" w:date="2020-08-22T09:30:31Z">
        <w:r>
          <w:rPr>
            <w:rFonts w:hint="eastAsia" w:eastAsia="SimSun"/>
            <w:i/>
            <w:lang w:val="en-US" w:eastAsia="zh-CN"/>
          </w:rPr>
          <w:t>m</w:t>
        </w:r>
      </w:ins>
      <w:ins w:id="1252" w:author="WZK [2]" w:date="2020-08-22T09:30:32Z">
        <w:r>
          <w:rPr>
            <w:rFonts w:hint="eastAsia" w:eastAsia="SimSun"/>
            <w:i/>
            <w:lang w:val="en-US" w:eastAsia="zh-CN"/>
          </w:rPr>
          <w:t>essaging</w:t>
        </w:r>
      </w:ins>
      <w:ins w:id="1253" w:author="WZK [2]" w:date="2020-08-22T09:30:33Z">
        <w:r>
          <w:rPr>
            <w:rFonts w:hint="eastAsia" w:eastAsia="SimSun"/>
            <w:i/>
            <w:lang w:val="en-US" w:eastAsia="zh-CN"/>
          </w:rPr>
          <w:t xml:space="preserve"> </w:t>
        </w:r>
      </w:ins>
      <w:r>
        <w:t xml:space="preserve">function. For every incident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w:t>
      </w:r>
      <w:del w:id="1254" w:author="WZK [2]" w:date="2020-08-22T09:31:10Z">
        <w:r>
          <w:rPr>
            <w:rFonts w:hint="default"/>
            <w:lang w:val="en-US"/>
          </w:rPr>
          <w:delText>of</w:delText>
        </w:r>
      </w:del>
      <w:ins w:id="1255" w:author="WZK [2]" w:date="2020-08-22T09:31:10Z">
        <w:r>
          <w:rPr>
            <w:rFonts w:hint="eastAsia" w:eastAsia="SimSun"/>
            <w:lang w:val="en-US" w:eastAsia="zh-CN"/>
          </w:rPr>
          <w:t>f</w:t>
        </w:r>
      </w:ins>
      <w:ins w:id="1256" w:author="WZK [2]" w:date="2020-08-22T09:31:11Z">
        <w:r>
          <w:rPr>
            <w:rFonts w:hint="eastAsia" w:eastAsia="SimSun"/>
            <w:lang w:val="en-US" w:eastAsia="zh-CN"/>
          </w:rPr>
          <w:t>rom</w:t>
        </w:r>
      </w:ins>
      <w:r>
        <w:t xml:space="preserve">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r>
          <m:rPr/>
          <w:rPr>
            <w:rFonts w:ascii="Cambria Math" w:hAnsi="Cambria Math"/>
          </w:rPr>
          <m:t>)</m:t>
        </m:r>
      </m:oMath>
      <w:r>
        <w:t>. For</w:t>
      </w:r>
      <w:ins w:id="1257" w:author="WZK [2]" w:date="2020-08-22T09:31:53Z">
        <w:r>
          <w:rPr>
            <w:rFonts w:hint="eastAsia" w:eastAsia="SimSun"/>
            <w:lang w:val="en-US" w:eastAsia="zh-CN"/>
          </w:rPr>
          <w:t xml:space="preserve"> e</w:t>
        </w:r>
      </w:ins>
      <w:ins w:id="1258" w:author="WZK [2]" w:date="2020-08-22T09:31:54Z">
        <w:r>
          <w:rPr>
            <w:rFonts w:hint="eastAsia" w:eastAsia="SimSun"/>
            <w:lang w:val="en-US" w:eastAsia="zh-CN"/>
          </w:rPr>
          <w:t>very</w:t>
        </w:r>
      </w:ins>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w:ins w:id="1259" w:author="WZK [2]" w:date="2020-08-22T09:32:57Z">
              <m:r>
                <m:rPr/>
                <w:rPr>
                  <w:rFonts w:hint="eastAsia" w:ascii="Cambria Math" w:hAnsi="Cambria Math" w:eastAsia="SimSun"/>
                  <w:lang w:val="en-US" w:eastAsia="zh-CN"/>
                </w:rPr>
                <m:t>j</m:t>
              </m:r>
            </w:ins>
            <w:del w:id="1260" w:author="WZK [2]" w:date="2020-08-22T09:32:57Z">
              <m:r>
                <m:rPr/>
                <w:rPr>
                  <w:rFonts w:ascii="Cambria Math" w:hAnsi="Cambria Math"/>
                </w:rPr>
                <m:t>x</m:t>
              </m:r>
            </w:del>
            <m:r>
              <m:rPr/>
              <w:rPr>
                <w:rFonts w:ascii="Cambria Math" w:hAnsi="Cambria Math"/>
              </w:rPr>
              <m:t>,</m:t>
            </m:r>
            <w:ins w:id="1261" w:author="WZK [2]" w:date="2020-08-22T09:32:04Z">
              <m:r>
                <m:rPr/>
                <w:rPr>
                  <w:rFonts w:hint="eastAsia" w:ascii="Cambria Math" w:hAnsi="Cambria Math" w:eastAsia="SimSun"/>
                  <w:lang w:val="en-US" w:eastAsia="zh-CN"/>
                </w:rPr>
                <m:t>i</m:t>
              </m:r>
            </w:ins>
            <w:del w:id="1262" w:author="WZK [2]" w:date="2020-08-22T09:32:03Z">
              <m:r>
                <m:rPr/>
                <w:rPr>
                  <w:rFonts w:ascii="Cambria Math" w:hAnsi="Cambria Math"/>
                </w:rPr>
                <m:t>j</m:t>
              </m:r>
            </w:del>
            <m:ctrlPr>
              <w:rPr>
                <w:rFonts w:ascii="Cambria Math" w:hAnsi="Cambria Math"/>
              </w:rPr>
            </m:ctrlPr>
          </m:sub>
          <m:sup>
            <m:r>
              <m:rP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m:rPr/>
              <w:rPr>
                <w:rFonts w:ascii="Cambria Math" w:hAnsi="Cambria Math"/>
              </w:rPr>
              <m:t>v</m:t>
            </m:r>
            <m:ctrlPr>
              <w:rPr>
                <w:rFonts w:ascii="Cambria Math" w:hAnsi="Cambria Math"/>
              </w:rPr>
            </m:ctrlPr>
          </m:e>
          <m:sub>
            <w:ins w:id="1263" w:author="WZK [2]" w:date="2020-08-22T09:33:00Z">
              <m:r>
                <m:rPr/>
                <w:rPr>
                  <w:rFonts w:hint="eastAsia" w:ascii="Cambria Math" w:hAnsi="Cambria Math" w:eastAsia="SimSun"/>
                  <w:lang w:val="en-US" w:eastAsia="zh-CN"/>
                </w:rPr>
                <m:t>j</m:t>
              </m:r>
            </w:ins>
            <w:del w:id="1264" w:author="WZK [2]" w:date="2020-08-22T09:33:00Z">
              <m:r>
                <m:rPr/>
                <w:rPr>
                  <w:rFonts w:ascii="Cambria Math" w:hAnsi="Cambria Math"/>
                </w:rPr>
                <m:t>x</m:t>
              </m:r>
            </w:del>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current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The end-to-end training requires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13"/>
                    <a:stretch>
                      <a:fillRect/>
                    </a:stretch>
                  </pic:blipFill>
                  <pic:spPr>
                    <a:xfrm>
                      <a:off x="0" y="0"/>
                      <a:ext cx="5486400" cy="3771265"/>
                    </a:xfrm>
                    <a:prstGeom prst="rect">
                      <a:avLst/>
                    </a:prstGeom>
                  </pic:spPr>
                </pic:pic>
              </a:graphicData>
            </a:graphic>
          </wp:inline>
        </w:drawing>
      </w:r>
    </w:p>
    <w:p>
      <w:pPr>
        <w:pStyle w:val="3"/>
      </w:pPr>
      <w:r>
        <w:t>Different GNNs</w:t>
      </w:r>
      <w:del w:id="1265" w:author="WZK [2]" w:date="2020-08-22T09:34:36Z">
        <w:r>
          <w:rPr/>
          <w:delText xml:space="preserve"> adopt different kinds of graph neurons and</w:delText>
        </w:r>
      </w:del>
      <w:r>
        <w:t xml:space="preserve"> have different definitions of the three functions. </w:t>
      </w:r>
      <w:ins w:id="1266" w:author="WZK [2]" w:date="2020-08-22T09:34:42Z">
        <w:r>
          <w:rPr>
            <w:rFonts w:hint="eastAsia" w:eastAsia="SimSun"/>
            <w:lang w:val="en-US" w:eastAsia="zh-CN"/>
          </w:rPr>
          <w:t xml:space="preserve">We </w:t>
        </w:r>
      </w:ins>
      <w:ins w:id="1267" w:author="WZK [2]" w:date="2020-08-22T09:34:52Z">
        <w:r>
          <w:rPr>
            <w:rFonts w:hint="eastAsia" w:eastAsia="SimSun"/>
            <w:lang w:val="en-US" w:eastAsia="zh-CN"/>
          </w:rPr>
          <w:t>re</w:t>
        </w:r>
      </w:ins>
      <w:ins w:id="1268" w:author="WZK [2]" w:date="2020-08-22T09:34:53Z">
        <w:r>
          <w:rPr>
            <w:rFonts w:hint="eastAsia" w:eastAsia="SimSun"/>
            <w:lang w:val="en-US" w:eastAsia="zh-CN"/>
          </w:rPr>
          <w:t xml:space="preserve">gard </w:t>
        </w:r>
      </w:ins>
      <m:oMath>
        <m:r>
          <m:rPr/>
          <w:rPr>
            <w:rFonts w:ascii="Cambria Math" w:hAnsi="Cambria Math"/>
          </w:rPr>
          <m:t>ϕ</m:t>
        </m:r>
      </m:oMath>
      <w:r>
        <w:t xml:space="preserve"> and </w:t>
      </w:r>
      <m:oMath>
        <w:del w:id="1269" w:author="WZK [2]" w:date="2020-08-22T09:34:46Z">
          <m:r>
            <m:rPr/>
            <w:rPr>
              <w:rFonts w:hint="default" w:ascii="Cambria Math" w:hAnsi="Cambria Math"/>
              <w:lang w:val="en-US"/>
            </w:rPr>
            <m:t>Σ</m:t>
          </m:r>
        </w:del>
      </m:oMath>
      <w:del w:id="1270" w:author="WZK [2]" w:date="2020-08-22T09:34:46Z">
        <w:r>
          <w:rPr>
            <w:rFonts w:hint="default"/>
            <w:lang w:val="en-US"/>
          </w:rPr>
          <w:delText xml:space="preserve"> are </w:delText>
        </w:r>
      </w:del>
      <w:ins w:id="1271" w:author="WZK [2]" w:date="2020-08-22T09:34:46Z">
        <w:r>
          <w:rPr>
            <w:rFonts w:hint="eastAsia" w:eastAsia="SimSun"/>
            <w:lang w:val="en-US" w:eastAsia="zh-CN"/>
          </w:rPr>
          <w:t>as</w:t>
        </w:r>
      </w:ins>
      <w:ins w:id="1272" w:author="WZK [2]" w:date="2020-08-22T09:34:48Z">
        <w:r>
          <w:rPr>
            <w:rFonts w:hint="eastAsia" w:eastAsia="SimSun"/>
            <w:lang w:val="en-US" w:eastAsia="zh-CN"/>
          </w:rPr>
          <w:t xml:space="preserve"> </w:t>
        </w:r>
      </w:ins>
      <w:r>
        <w:t xml:space="preserve">the </w:t>
      </w:r>
      <w:r>
        <w:rPr>
          <w:i/>
        </w:rPr>
        <w:t>edge calculation</w:t>
      </w:r>
      <w:r>
        <w:t xml:space="preserve"> functions</w:t>
      </w:r>
      <w:ins w:id="1273" w:author="WZK [2]" w:date="2020-08-22T09:34:57Z">
        <w:r>
          <w:rPr>
            <w:rFonts w:hint="eastAsia" w:eastAsia="SimSun"/>
            <w:lang w:val="en-US" w:eastAsia="zh-CN"/>
          </w:rPr>
          <w:t>, since</w:t>
        </w:r>
      </w:ins>
      <w:ins w:id="1274" w:author="WZK [2]" w:date="2020-08-22T09:34:59Z">
        <w:r>
          <w:rPr>
            <w:rFonts w:hint="eastAsia" w:eastAsia="SimSun"/>
            <w:lang w:val="en-US" w:eastAsia="zh-CN"/>
          </w:rPr>
          <w:t xml:space="preserve"> t</w:t>
        </w:r>
      </w:ins>
      <w:del w:id="1275" w:author="WZK [2]" w:date="2020-08-22T09:34:59Z">
        <w:r>
          <w:rPr/>
          <w:delText>. T</w:delText>
        </w:r>
      </w:del>
      <w:r>
        <w:t xml:space="preserve">hey are conducted over every edge in </w:t>
      </w:r>
      <m:oMath>
        <m:r>
          <m:rPr>
            <m:sty m:val="p"/>
            <m:scr m:val="script"/>
          </m:rPr>
          <w:rPr>
            <w:rFonts w:ascii="Cambria Math" w:hAnsi="Cambria Math"/>
          </w:rPr>
          <m:t>G</m:t>
        </m:r>
      </m:oMath>
      <w:r>
        <w:t>.</w:t>
      </w:r>
      <w:ins w:id="1276" w:author="WZK [2]" w:date="2020-08-22T09:35:04Z">
        <w:r>
          <w:rPr>
            <w:rFonts w:hint="eastAsia" w:eastAsia="SimSun"/>
            <w:lang w:val="en-US" w:eastAsia="zh-CN"/>
          </w:rPr>
          <w:t xml:space="preserve">We </w:t>
        </w:r>
      </w:ins>
      <w:ins w:id="1277" w:author="WZK [2]" w:date="2020-08-22T09:35:05Z">
        <w:r>
          <w:rPr>
            <w:rFonts w:hint="eastAsia" w:eastAsia="SimSun"/>
            <w:lang w:val="en-US" w:eastAsia="zh-CN"/>
          </w:rPr>
          <w:t xml:space="preserve">regard </w:t>
        </w:r>
      </w:ins>
      <w:r>
        <w:t xml:space="preserve"> </w:t>
      </w:r>
      <m:oMath>
        <m:r>
          <m:rPr/>
          <w:rPr>
            <w:rFonts w:ascii="Cambria Math" w:hAnsi="Cambria Math"/>
          </w:rPr>
          <m:t>γ</m:t>
        </m:r>
      </m:oMath>
      <w:r>
        <w:t xml:space="preserve"> </w:t>
      </w:r>
      <w:del w:id="1278" w:author="WZK [2]" w:date="2020-08-22T09:35:08Z">
        <w:r>
          <w:rPr>
            <w:rFonts w:hint="default"/>
            <w:lang w:val="en-US"/>
          </w:rPr>
          <w:delText xml:space="preserve">is </w:delText>
        </w:r>
      </w:del>
      <w:ins w:id="1279" w:author="WZK [2]" w:date="2020-08-22T09:35:08Z">
        <w:r>
          <w:rPr>
            <w:rFonts w:hint="eastAsia" w:eastAsia="SimSun"/>
            <w:lang w:val="en-US" w:eastAsia="zh-CN"/>
          </w:rPr>
          <w:t xml:space="preserve">as </w:t>
        </w:r>
      </w:ins>
      <w:r>
        <w:t xml:space="preserve">the </w:t>
      </w:r>
      <w:r>
        <w:rPr>
          <w:i/>
        </w:rPr>
        <w:t>vertex calculation</w:t>
      </w:r>
      <w:r>
        <w:t xml:space="preserve"> functio</w:t>
      </w:r>
      <w:ins w:id="1280" w:author="WZK [2]" w:date="2020-08-22T09:35:11Z">
        <w:r>
          <w:rPr>
            <w:rFonts w:hint="eastAsia" w:eastAsia="SimSun"/>
            <w:lang w:val="en-US" w:eastAsia="zh-CN"/>
          </w:rPr>
          <w:t>n, a</w:t>
        </w:r>
      </w:ins>
      <w:ins w:id="1281" w:author="WZK [2]" w:date="2020-08-22T09:35:12Z">
        <w:r>
          <w:rPr>
            <w:rFonts w:hint="eastAsia" w:eastAsia="SimSun"/>
            <w:lang w:val="en-US" w:eastAsia="zh-CN"/>
          </w:rPr>
          <w:t xml:space="preserve">s </w:t>
        </w:r>
      </w:ins>
      <w:del w:id="1282" w:author="WZK [2]" w:date="2020-08-22T09:35:13Z">
        <w:r>
          <w:rPr>
            <w:rFonts w:hint="default"/>
            <w:lang w:val="en-US"/>
          </w:rPr>
          <w:delText>n</w:delText>
        </w:r>
      </w:del>
      <w:del w:id="1283" w:author="WZK [2]" w:date="2020-08-22T09:35:13Z">
        <w:r>
          <w:rPr>
            <w:rFonts w:hint="default" w:asciiTheme="minorEastAsia" w:hAnsiTheme="minorEastAsia" w:eastAsiaTheme="minorEastAsia"/>
            <w:lang w:val="en-US" w:eastAsia="zh-CN"/>
          </w:rPr>
          <w:delText>.</w:delText>
        </w:r>
      </w:del>
      <w:del w:id="1284" w:author="WZK [2]" w:date="2020-08-22T09:35:13Z">
        <w:r>
          <w:rPr>
            <w:rFonts w:hint="default"/>
            <w:lang w:val="en-US"/>
          </w:rPr>
          <w:delText xml:space="preserve"> I</w:delText>
        </w:r>
      </w:del>
      <w:ins w:id="1285" w:author="WZK [2]" w:date="2020-08-22T09:35:13Z">
        <w:r>
          <w:rPr>
            <w:rFonts w:hint="eastAsia" w:eastAsia="SimSun"/>
            <w:lang w:val="en-US" w:eastAsia="zh-CN"/>
          </w:rPr>
          <w:t>i</w:t>
        </w:r>
      </w:ins>
      <w:r>
        <w:t xml:space="preserve">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m:rP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m:t>
            </m:r>
            <m:ctrlPr>
              <w:rPr>
                <w:rFonts w:ascii="Cambria Math" w:hAnsi="Cambria Math"/>
              </w:rPr>
            </m:ctrlPr>
          </m:sup>
        </m:sSup>
        <m:r>
          <m:rP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is the matrix of output hidden feature vectors of the layer </w:t>
      </w:r>
      <m:oMath>
        <m:r>
          <m:rP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j,i,1</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j,i,2</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j,i,3</m:t>
            </m:r>
            <m:ctrlPr>
              <w:rPr>
                <w:rFonts w:ascii="Cambria Math" w:hAnsi="Cambria Math"/>
              </w:rPr>
            </m:ctrlPr>
          </m:sub>
          <m:sup>
            <m:r>
              <m:rP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m:rPr/>
          <w:rPr>
            <w:rFonts w:ascii="Cambria Math" w:hAnsi="Cambria Math"/>
          </w:rPr>
          <m:t>m*(</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r>
          <m:rPr/>
          <w:rPr>
            <w:rFonts w:ascii="Cambria Math" w:hAnsi="Cambria Math"/>
          </w:rPr>
          <m:t>)</m:t>
        </m:r>
      </m:oMath>
      <w:r>
        <w:t xml:space="preserve"> and the vertex calculation complexity </w:t>
      </w:r>
      <m:oMath>
        <m:r>
          <m:rPr/>
          <w:rPr>
            <w:rFonts w:ascii="Cambria Math" w:hAnsi="Cambria Math"/>
          </w:rPr>
          <m:t>n*</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ins w:id="1286" w:author="WZK [2]" w:date="2020-08-22T09:38:45Z">
        <w:r>
          <w:rPr>
            <w:rFonts w:hint="eastAsia" w:hAnsi="Cambria Math" w:eastAsia="SimSun"/>
            <w:i w:val="0"/>
            <w:lang w:val="en-US" w:eastAsia="zh-CN"/>
          </w:rPr>
          <w:t>,</w:t>
        </w:r>
      </w:ins>
      <w:r>
        <w:t xml:space="preserve"> and the dimensions of the model parameters (like the number of heads </w:t>
      </w:r>
      <m:oMath>
        <m:r>
          <m:rPr/>
          <w:rPr>
            <w:rFonts w:ascii="Cambria Math" w:hAnsi="Cambria Math"/>
          </w:rPr>
          <m:t>K</m:t>
        </m:r>
      </m:oMath>
      <w:r>
        <w:t xml:space="preserve"> in GAT and the dimensions of the view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commentRangeStart w:id="5"/>
      <w:r>
        <w:rPr>
          <w:lang w:eastAsia="zh-CN"/>
        </w:rPr>
        <w:drawing>
          <wp:inline distT="0" distB="0" distL="0" distR="0">
            <wp:extent cx="5486400" cy="2399030"/>
            <wp:effectExtent l="0" t="0" r="0" b="0"/>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19"/>
                    <a:stretch>
                      <a:fillRect/>
                    </a:stretch>
                  </pic:blipFill>
                  <pic:spPr>
                    <a:xfrm>
                      <a:off x="0" y="0"/>
                      <a:ext cx="5486400" cy="2399030"/>
                    </a:xfrm>
                    <a:prstGeom prst="rect">
                      <a:avLst/>
                    </a:prstGeom>
                  </pic:spPr>
                </pic:pic>
              </a:graphicData>
            </a:graphic>
          </wp:inline>
        </w:drawing>
      </w:r>
      <w:commentRangeEnd w:id="5"/>
      <w:r>
        <w:commentReference w:id="5"/>
      </w:r>
    </w:p>
    <w:p>
      <w:pPr>
        <w:pStyle w:val="3"/>
      </w:pPr>
      <w:r>
        <w:rPr>
          <w:b/>
        </w:rPr>
        <w:t>GCN</w:t>
      </w:r>
      <w:r>
        <w:t xml:space="preserve"> (low vertex &amp; edge calculation complexity): Graph convolution network (GCN) </w:t>
      </w:r>
      <w:ins w:id="1287" w:author="WZK [2]" w:date="2020-08-22T09:45:58Z">
        <w:r>
          <w:rPr>
            <w:rFonts w:hint="eastAsia" w:eastAsia="SimSun"/>
            <w:lang w:val="en-US" w:eastAsia="zh-CN"/>
          </w:rPr>
          <w:t>[</w:t>
        </w:r>
      </w:ins>
      <w:ins w:id="1288" w:author="WZK [2]" w:date="2020-08-22T09:45:59Z">
        <w:r>
          <w:rPr>
            <w:rFonts w:hint="eastAsia" w:eastAsia="SimSun"/>
            <w:lang w:val="en-US" w:eastAsia="zh-CN"/>
          </w:rPr>
          <w:t>引用</w:t>
        </w:r>
      </w:ins>
      <w:ins w:id="1289" w:author="WZK [2]" w:date="2020-08-22T09:45:58Z">
        <w:r>
          <w:rPr>
            <w:rFonts w:hint="eastAsia" w:eastAsia="SimSun"/>
            <w:lang w:val="en-US" w:eastAsia="zh-CN"/>
          </w:rPr>
          <w:t>]</w:t>
        </w:r>
      </w:ins>
      <w:ins w:id="1290" w:author="WZK [2]" w:date="2020-08-22T09:46:00Z">
        <w:r>
          <w:rPr>
            <w:rFonts w:hint="eastAsia" w:eastAsia="SimSun"/>
            <w:lang w:val="en-US" w:eastAsia="zh-CN"/>
          </w:rPr>
          <w:t xml:space="preserve"> </w:t>
        </w:r>
      </w:ins>
      <w:r>
        <w:t xml:space="preserve">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oMath>
      <w:r>
        <w:t xml:space="preserve"> in </w:t>
      </w:r>
      <m:oMath>
        <m:r>
          <m:rP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is the normalized weight of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w:t>
      </w:r>
      <w:ins w:id="1291" w:author="WZK [2]" w:date="2020-08-22T09:46:46Z">
        <w:r>
          <w:rPr>
            <w:rFonts w:hint="eastAsia" w:eastAsia="SimSun"/>
            <w:lang w:val="en-US" w:eastAsia="zh-CN"/>
          </w:rPr>
          <w:t>[</w:t>
        </w:r>
      </w:ins>
      <w:ins w:id="1292" w:author="WZK [2]" w:date="2020-08-22T09:46:47Z">
        <w:r>
          <w:rPr>
            <w:rFonts w:hint="eastAsia" w:eastAsia="SimSun"/>
            <w:lang w:val="en-US" w:eastAsia="zh-CN"/>
          </w:rPr>
          <w:t>引用</w:t>
        </w:r>
      </w:ins>
      <w:ins w:id="1293" w:author="WZK [2]" w:date="2020-08-22T09:46:46Z">
        <w:r>
          <w:rPr>
            <w:rFonts w:hint="eastAsia" w:eastAsia="SimSun"/>
            <w:lang w:val="en-US" w:eastAsia="zh-CN"/>
          </w:rPr>
          <w:t>]</w:t>
        </w:r>
      </w:ins>
      <w:ins w:id="1294" w:author="WZK [2]" w:date="2020-08-22T09:46:48Z">
        <w:r>
          <w:rPr>
            <w:rFonts w:hint="eastAsia" w:eastAsia="SimSun"/>
            <w:lang w:val="en-US" w:eastAsia="zh-CN"/>
          </w:rPr>
          <w:t xml:space="preserve"> </w:t>
        </w:r>
      </w:ins>
      <w:r>
        <w:t xml:space="preserve">introduces the gated recurrent unit (GRU) into the graph neural networks. The vertex update function </w:t>
      </w:r>
      <m:oMath>
        <m:r>
          <m:rP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Since the message function </w:t>
      </w:r>
      <m:oMath>
        <m:r>
          <m:rP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of an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ins w:id="1295" w:author="WZK [2]" w:date="2020-08-22T09:47:35Z">
        <w:r>
          <m:rPr/>
          <w:rPr>
            <w:rFonts w:hint="eastAsia" w:hAnsi="Cambria Math" w:eastAsia="SimSun"/>
            <w:i w:val="0"/>
            <w:lang w:val="en-US" w:eastAsia="zh-CN"/>
          </w:rPr>
          <w:t>.</w:t>
        </w:r>
      </w:ins>
      <w:del w:id="1296" w:author="WZK [2]" w:date="2020-08-22T09:47:34Z">
        <w:r>
          <w:rPr/>
          <w:delText>,</w:delText>
        </w:r>
      </w:del>
      <w:r>
        <w:t xml:space="preserve"> </w:t>
      </w:r>
      <w:del w:id="1297" w:author="WZK [2]" w:date="2020-08-22T09:47:36Z">
        <w:r>
          <w:rPr>
            <w:rFonts w:hint="default"/>
            <w:lang w:val="en-US"/>
          </w:rPr>
          <w:delText>i</w:delText>
        </w:r>
      </w:del>
      <w:ins w:id="1298" w:author="WZK [2]" w:date="2020-08-22T09:47:36Z">
        <w:r>
          <w:rPr>
            <w:rFonts w:hint="eastAsia" w:eastAsia="SimSun"/>
            <w:lang w:val="en-US" w:eastAsia="zh-CN"/>
          </w:rPr>
          <w:t>I</w:t>
        </w:r>
      </w:ins>
      <w:r>
        <w:t>n the implementation</w:t>
      </w:r>
      <w:ins w:id="1299" w:author="WZK [2]" w:date="2020-08-22T09:48:36Z">
        <w:r>
          <w:rPr>
            <w:rFonts w:hint="eastAsia" w:eastAsia="SimSun"/>
            <w:lang w:val="en-US" w:eastAsia="zh-CN"/>
          </w:rPr>
          <w:t xml:space="preserve"> </w:t>
        </w:r>
      </w:ins>
      <w:ins w:id="1300" w:author="WZK [2]" w:date="2020-08-22T09:48:37Z">
        <w:r>
          <w:rPr>
            <w:rFonts w:hint="eastAsia" w:eastAsia="SimSun"/>
            <w:lang w:val="en-US" w:eastAsia="zh-CN"/>
          </w:rPr>
          <w:t>of Py</w:t>
        </w:r>
      </w:ins>
      <w:ins w:id="1301" w:author="WZK [2]" w:date="2020-08-22T09:48:38Z">
        <w:r>
          <w:rPr>
            <w:rFonts w:hint="eastAsia" w:eastAsia="SimSun"/>
            <w:lang w:val="en-US" w:eastAsia="zh-CN"/>
          </w:rPr>
          <w:t>G</w:t>
        </w:r>
      </w:ins>
      <w:r>
        <w:t xml:space="preserve">,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before the message-passing. The message function </w:t>
      </w:r>
      <m:oMath>
        <m:r>
          <m:rP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for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In this way, GGNN further reduces the time complexity of the edge calculation to </w:t>
      </w:r>
      <m:oMath>
        <m:r>
          <m:rP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w:t>
      </w:r>
      <w:ins w:id="1302" w:author="WZK [2]" w:date="2020-08-22T09:48:40Z">
        <w:r>
          <w:rPr>
            <w:rFonts w:hint="eastAsia" w:eastAsia="SimSun"/>
            <w:lang w:val="en-US" w:eastAsia="zh-CN"/>
          </w:rPr>
          <w:t xml:space="preserve"> </w:t>
        </w:r>
      </w:ins>
      <w:ins w:id="1303" w:author="WZK [2]" w:date="2020-08-22T09:48:41Z">
        <w:r>
          <w:rPr>
            <w:rFonts w:hint="eastAsia" w:eastAsia="SimSun"/>
            <w:lang w:val="en-US" w:eastAsia="zh-CN"/>
          </w:rPr>
          <w:t>[</w:t>
        </w:r>
      </w:ins>
      <w:ins w:id="1304" w:author="WZK [2]" w:date="2020-08-22T09:48:44Z">
        <w:r>
          <w:rPr>
            <w:rFonts w:hint="eastAsia" w:eastAsia="SimSun"/>
            <w:lang w:val="en-US" w:eastAsia="zh-CN"/>
          </w:rPr>
          <w:t>引用</w:t>
        </w:r>
      </w:ins>
      <w:ins w:id="1305" w:author="WZK [2]" w:date="2020-08-22T09:48:41Z">
        <w:r>
          <w:rPr>
            <w:rFonts w:hint="eastAsia" w:eastAsia="SimSun"/>
            <w:lang w:val="en-US" w:eastAsia="zh-CN"/>
          </w:rPr>
          <w:t>]</w:t>
        </w:r>
      </w:ins>
      <w:r>
        <w:t xml:space="preserve"> introduces the attention and multi-head mechanism into the graph neural networks. The </w:t>
      </w:r>
      <m:oMath>
        <m:r>
          <m:rPr/>
          <w:rPr>
            <w:rFonts w:ascii="Cambria Math" w:hAnsi="Cambria Math"/>
          </w:rPr>
          <m:t>K</m:t>
        </m:r>
      </m:oMath>
      <w:r>
        <w:t xml:space="preserve"> heads generate </w:t>
      </w:r>
      <m:oMath>
        <m:r>
          <m:rPr/>
          <w:rPr>
            <w:rFonts w:ascii="Cambria Math" w:hAnsi="Cambria Math"/>
          </w:rPr>
          <m:t>K</m:t>
        </m:r>
      </m:oMath>
      <w:r>
        <w:t xml:space="preserve"> independent views for an edge, where </w:t>
      </w:r>
      <m:oMath>
        <m:r>
          <m:rPr/>
          <w:rPr>
            <w:rFonts w:ascii="Cambria Math" w:hAnsi="Cambria Math"/>
          </w:rPr>
          <m:t>K</m:t>
        </m:r>
      </m:oMath>
      <w:r>
        <w:t xml:space="preserve"> is a hyper-parameter. The views of </w:t>
      </w:r>
      <m:oMath>
        <m:r>
          <m:rP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r>
          <m:rPr/>
          <w:rPr>
            <w:rFonts w:ascii="Cambria Math" w:hAnsi="Cambria Math"/>
          </w:rPr>
          <m:t>/K</m:t>
        </m:r>
      </m:oMath>
      <w:r>
        <w:t xml:space="preserve">. For averaging,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r>
        <w:t xml:space="preserve">, multiplying the complexity by </w:t>
      </w:r>
      <m:oMath>
        <m:r>
          <m:rP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every head </w:t>
      </w:r>
      <m:oMath>
        <m:r>
          <m:rP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After </w:t>
      </w:r>
      <w:ins w:id="1306" w:author="WZK [2]" w:date="2020-08-22T09:50:06Z">
        <w:r>
          <w:rPr>
            <w:rFonts w:hint="eastAsia" w:eastAsia="SimSun"/>
            <w:lang w:val="en-US" w:eastAsia="zh-CN"/>
          </w:rPr>
          <w:t>aggrega</w:t>
        </w:r>
      </w:ins>
      <w:ins w:id="1307" w:author="WZK [2]" w:date="2020-08-22T09:50:07Z">
        <w:r>
          <w:rPr>
            <w:rFonts w:hint="eastAsia" w:eastAsia="SimSun"/>
            <w:lang w:val="en-US" w:eastAsia="zh-CN"/>
          </w:rPr>
          <w:t>tion</w:t>
        </w:r>
      </w:ins>
      <w:del w:id="1308" w:author="WZK [2]" w:date="2020-08-22T09:50:05Z">
        <w:r>
          <w:rPr/>
          <w:delText>t</w:delText>
        </w:r>
      </w:del>
      <w:del w:id="1309" w:author="WZK [2]" w:date="2020-08-22T09:50:05Z">
        <w:r>
          <w:rPr>
            <w:rFonts w:hint="default"/>
            <w:lang w:val="en-US"/>
          </w:rPr>
          <w:delText>he message-passing</w:delText>
        </w:r>
      </w:del>
      <w:r>
        <w:t>, the first</w:t>
      </w:r>
      <w:ins w:id="1310" w:author="WZK [2]" w:date="2020-08-22T09:49:49Z">
        <w:r>
          <w:rPr>
            <w:rFonts w:hint="eastAsia" w:eastAsia="SimSun"/>
            <w:lang w:val="en-US" w:eastAsia="zh-CN"/>
          </w:rPr>
          <w:t xml:space="preserve"> </w:t>
        </w:r>
      </w:ins>
      <w:ins w:id="1311" w:author="WZK [2]" w:date="2020-08-22T09:49:50Z">
        <w:r>
          <w:rPr>
            <w:rFonts w:hint="eastAsia" w:eastAsia="SimSun"/>
            <w:lang w:val="en-US" w:eastAsia="zh-CN"/>
          </w:rPr>
          <w:t>sub</w:t>
        </w:r>
      </w:ins>
      <w:ins w:id="1312" w:author="WZK [2]" w:date="2020-08-22T09:49:51Z">
        <w:r>
          <w:rPr>
            <w:rFonts w:hint="eastAsia" w:eastAsia="SimSun"/>
            <w:lang w:val="en-US" w:eastAsia="zh-CN"/>
          </w:rPr>
          <w:t>-</w:t>
        </w:r>
      </w:ins>
      <w:del w:id="1313" w:author="WZK [2]" w:date="2020-08-22T09:49:49Z">
        <w:r>
          <w:rPr/>
          <w:delText>-</w:delText>
        </w:r>
      </w:del>
      <w:r>
        <w:t xml:space="preserve">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The second sub-layer </w:t>
      </w:r>
      <w:del w:id="1314" w:author="WZK [2]" w:date="2020-08-22T09:50:15Z">
        <w:r>
          <w:rPr>
            <w:rFonts w:hint="default"/>
            <w:lang w:val="en-US"/>
          </w:rPr>
          <w:delText xml:space="preserve">gets </w:delText>
        </w:r>
      </w:del>
      <w:ins w:id="1315" w:author="WZK [2]" w:date="2020-08-22T09:50:15Z">
        <w:r>
          <w:rPr>
            <w:rFonts w:hint="eastAsia" w:eastAsia="SimSun"/>
            <w:lang w:val="en-US" w:eastAsia="zh-CN"/>
          </w:rPr>
          <w:t>calculat</w:t>
        </w:r>
      </w:ins>
      <w:ins w:id="1316" w:author="WZK [2]" w:date="2020-08-22T09:50:16Z">
        <w:r>
          <w:rPr>
            <w:rFonts w:hint="eastAsia" w:eastAsia="SimSun"/>
            <w:lang w:val="en-US" w:eastAsia="zh-CN"/>
          </w:rPr>
          <w:t xml:space="preserve">es </w:t>
        </w:r>
      </w:ins>
      <w:r>
        <w:t xml:space="preserve">the normalized attention weights </w:t>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w:t>
      </w:r>
      <w:del w:id="1317" w:author="WZK [2]" w:date="2020-08-22T09:50:42Z">
        <w:r>
          <w:rPr/>
          <w:delText xml:space="preserve"> in the message-passing</w:delText>
        </w:r>
      </w:del>
      <w:r>
        <w:t xml:space="preserve">.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second sub-layer as the output hidden vector directly.</w:t>
      </w:r>
    </w:p>
    <w:p>
      <w:pPr>
        <w:pStyle w:val="3"/>
      </w:pPr>
      <w:commentRangeStart w:id="6"/>
      <w:r>
        <w:rPr>
          <w:b/>
        </w:rPr>
        <w:t>GaAN</w:t>
      </w:r>
      <w:r>
        <w:t xml:space="preserve"> (high vertex &amp; edge calculation complexity): Based on the multi-head mechanism, GaAN introduces a convolutional subnetwork to control the weight of each head. </w:t>
      </w:r>
      <w:del w:id="1318" w:author="WZK [2]" w:date="2020-08-22T09:55:46Z">
        <w:r>
          <w:rPr/>
          <w:delText xml:space="preserve">Different from to multi-head mechanism in GAT, </w:delText>
        </w:r>
      </w:del>
      <w:r>
        <w:t xml:space="preserve">GaAN project the center vertex feature to the query vector (dimension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and the neighboring vertex features are projected to get key and value vectors. The dimension of key and values vectors are the same, we set to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 xml:space="preserve">. </w:t>
      </w:r>
      <m:oMath>
        <m:r>
          <m:rPr/>
          <w:rPr>
            <w:rFonts w:ascii="Cambria Math" w:hAnsi="Cambria Math"/>
          </w:rPr>
          <m:t>K</m:t>
        </m:r>
      </m:oMath>
      <w:r>
        <w:t xml:space="preserve"> is the number of attention heads. The weight of each head is calculated by a convolutional network, which takes the feature of each vertex and its neighbors as input to get the gated values with a dimension of </w:t>
      </w:r>
      <m:oMath>
        <m:r>
          <m:rPr/>
          <w:rPr>
            <w:rFonts w:ascii="Cambria Math" w:hAnsi="Cambria Math"/>
          </w:rPr>
          <m:t>K</m:t>
        </m:r>
      </m:oMath>
      <w:r>
        <w:t xml:space="preserve">. The convolutional network is built by combining average pooling and max pooling. Moreover, the max-pooling needs to project the vertex feature to a transformed vector with a dimension of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m</m:t>
            </m:r>
            <m:ctrlPr>
              <w:rPr>
                <w:rFonts w:ascii="Cambria Math" w:hAnsi="Cambria Math"/>
              </w:rPr>
            </m:ctrlPr>
          </m:sub>
        </m:sSub>
      </m:oMath>
      <w:r>
        <w: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t>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j,i,(k)</m:t>
            </m:r>
            <m:ctrlPr>
              <w:rPr>
                <w:rFonts w:ascii="Cambria Math" w:hAnsi="Cambria Math"/>
              </w:rPr>
            </m:ctrlPr>
          </m:sub>
        </m:sSub>
      </m:oMath>
      <w:r>
        <w: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t>
      </w:r>
      <m:oMath>
        <m:sSubSup>
          <m:sSubSupPr>
            <m:ctrlPr>
              <w:rPr>
                <w:rFonts w:ascii="Cambria Math" w:hAnsi="Cambria Math"/>
              </w:rPr>
            </m:ctrlPr>
          </m:sSubSupPr>
          <m:e>
            <m:r>
              <m:rPr>
                <m:sty m:val="b"/>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is obtained by using a fully-connected layer with vector concatenating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l,2</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l,3</m:t>
            </m:r>
            <m:ctrlPr>
              <w:rPr>
                <w:rFonts w:ascii="Cambria Math" w:hAnsi="Cambria Math"/>
              </w:rPr>
            </m:ctrlPr>
          </m:sup>
        </m:sSubSup>
      </m:oMath>
      <w:r>
        <w:t xml:space="preserve">. At last, GaAN uses a fully-connected layer with concatenating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the result of element-wise multiplying </w:t>
      </w:r>
      <m:oMath>
        <m:sSubSup>
          <m:sSubSupPr>
            <m:ctrlPr>
              <w:rPr>
                <w:rFonts w:ascii="Cambria Math" w:hAnsi="Cambria Math"/>
              </w:rPr>
            </m:ctrlPr>
          </m:sSubSupPr>
          <m:e>
            <m:r>
              <m:rPr>
                <m:sty m:val="b"/>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l,0</m:t>
            </m:r>
            <m:ctrlPr>
              <w:rPr>
                <w:rFonts w:ascii="Cambria Math" w:hAnsi="Cambria Math"/>
              </w:rPr>
            </m:ctrlPr>
          </m:sup>
        </m:sSubSup>
      </m:oMath>
      <w:r>
        <w:t xml:space="preserve"> to get the output hidden vector.</w:t>
      </w:r>
      <w:commentRangeEnd w:id="6"/>
      <w:r>
        <w:commentReference w:id="6"/>
      </w:r>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w:t>
      </w:r>
      <w:del w:id="1319" w:author="WZK [2]" w:date="2020-08-22T09:58:53Z">
        <w:r>
          <w:rPr>
            <w:rFonts w:hint="default"/>
            <w:lang w:val="en-US"/>
          </w:rPr>
          <w:delText xml:space="preserve">several </w:delText>
        </w:r>
      </w:del>
      <w:ins w:id="1320" w:author="WZK [2]" w:date="2020-08-22T09:58:53Z">
        <w:r>
          <w:rPr>
            <w:rFonts w:hint="eastAsia" w:eastAsia="SimSun"/>
            <w:lang w:val="en-US" w:eastAsia="zh-CN"/>
          </w:rPr>
          <w:t>th</w:t>
        </w:r>
      </w:ins>
      <w:ins w:id="1321" w:author="WZK [2]" w:date="2020-08-22T09:58:54Z">
        <w:r>
          <w:rPr>
            <w:rFonts w:hint="eastAsia" w:eastAsia="SimSun"/>
            <w:lang w:val="en-US" w:eastAsia="zh-CN"/>
          </w:rPr>
          <w:t xml:space="preserve">e </w:t>
        </w:r>
      </w:ins>
      <w:r>
        <w:t xml:space="preserve">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w:t>
      </w:r>
      <w:del w:id="1322" w:author="WZK [2]" w:date="2020-08-22T09:59:24Z">
        <w:r>
          <w:rPr>
            <w:rFonts w:hint="default"/>
            <w:lang w:val="en-US"/>
          </w:rPr>
          <w:delText>In other words, t</w:delText>
        </w:r>
      </w:del>
      <w:ins w:id="1323" w:author="WZK [2]" w:date="2020-08-22T09:59:24Z">
        <w:r>
          <w:rPr>
            <w:rFonts w:hint="eastAsia" w:eastAsia="SimSun"/>
            <w:lang w:val="en-US" w:eastAsia="zh-CN"/>
          </w:rPr>
          <w:t>T</w:t>
        </w:r>
      </w:ins>
      <w:r>
        <w: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xml:space="preserve">. Inactive graph neurons and connections do not participate in the training of this mini-batch, saving lots of computation and storage costs. Moreover, it may reduce the risk of overfitting the training graph. </w:t>
      </w:r>
      <w:ins w:id="1324" w:author="WZK [2]" w:date="2020-08-22T10:00:32Z">
        <w:r>
          <w:rPr>
            <w:rFonts w:hint="eastAsia" w:eastAsia="SimSun"/>
            <w:lang w:val="en-US" w:eastAsia="zh-CN"/>
          </w:rPr>
          <w:t>T</w:t>
        </w:r>
      </w:ins>
      <w:ins w:id="1325" w:author="WZK [2]" w:date="2020-08-22T10:00:12Z">
        <w:r>
          <w:rPr>
            <w:rFonts w:hint="eastAsia" w:eastAsia="SimSun"/>
            <w:lang w:val="en-US" w:eastAsia="zh-CN"/>
          </w:rPr>
          <w:t>he exis</w:t>
        </w:r>
      </w:ins>
      <w:ins w:id="1326" w:author="WZK [2]" w:date="2020-08-22T10:00:13Z">
        <w:r>
          <w:rPr>
            <w:rFonts w:hint="eastAsia" w:eastAsia="SimSun"/>
            <w:lang w:val="en-US" w:eastAsia="zh-CN"/>
          </w:rPr>
          <w:t>ting samp</w:t>
        </w:r>
      </w:ins>
      <w:ins w:id="1327" w:author="WZK [2]" w:date="2020-08-22T10:00:14Z">
        <w:r>
          <w:rPr>
            <w:rFonts w:hint="eastAsia" w:eastAsia="SimSun"/>
            <w:lang w:val="en-US" w:eastAsia="zh-CN"/>
          </w:rPr>
          <w:t>ling tech</w:t>
        </w:r>
      </w:ins>
      <w:ins w:id="1328" w:author="WZK [2]" w:date="2020-08-22T10:00:15Z">
        <w:r>
          <w:rPr>
            <w:rFonts w:hint="eastAsia" w:eastAsia="SimSun"/>
            <w:lang w:val="en-US" w:eastAsia="zh-CN"/>
          </w:rPr>
          <w:t>niqu</w:t>
        </w:r>
      </w:ins>
      <w:ins w:id="1329" w:author="WZK [2]" w:date="2020-08-22T10:00:16Z">
        <w:r>
          <w:rPr>
            <w:rFonts w:hint="eastAsia" w:eastAsia="SimSun"/>
            <w:lang w:val="en-US" w:eastAsia="zh-CN"/>
          </w:rPr>
          <w:t>es</w:t>
        </w:r>
      </w:ins>
      <w:ins w:id="1330" w:author="WZK [2]" w:date="2020-08-22T10:00:34Z">
        <w:r>
          <w:rPr>
            <w:rFonts w:hint="eastAsia" w:eastAsia="SimSun"/>
            <w:lang w:val="en-US" w:eastAsia="zh-CN"/>
          </w:rPr>
          <w:t xml:space="preserve"> c</w:t>
        </w:r>
      </w:ins>
      <w:ins w:id="1331" w:author="WZK [2]" w:date="2020-08-22T10:00:35Z">
        <w:r>
          <w:rPr>
            <w:rFonts w:hint="eastAsia" w:eastAsia="SimSun"/>
            <w:lang w:val="en-US" w:eastAsia="zh-CN"/>
          </w:rPr>
          <w:t xml:space="preserve">an be </w:t>
        </w:r>
      </w:ins>
      <w:ins w:id="1332" w:author="WZK [2]" w:date="2020-08-22T10:00:45Z">
        <w:r>
          <w:rPr>
            <w:rFonts w:hint="eastAsia" w:eastAsia="SimSun"/>
            <w:lang w:val="en-US" w:eastAsia="zh-CN"/>
          </w:rPr>
          <w:t>clas</w:t>
        </w:r>
      </w:ins>
      <w:ins w:id="1333" w:author="WZK [2]" w:date="2020-08-22T10:00:46Z">
        <w:r>
          <w:rPr>
            <w:rFonts w:hint="eastAsia" w:eastAsia="SimSun"/>
            <w:lang w:val="en-US" w:eastAsia="zh-CN"/>
          </w:rPr>
          <w:t>sifie</w:t>
        </w:r>
      </w:ins>
      <w:ins w:id="1334" w:author="WZK [2]" w:date="2020-08-22T10:00:47Z">
        <w:r>
          <w:rPr>
            <w:rFonts w:hint="eastAsia" w:eastAsia="SimSun"/>
            <w:lang w:val="en-US" w:eastAsia="zh-CN"/>
          </w:rPr>
          <w:t xml:space="preserve">d </w:t>
        </w:r>
      </w:ins>
      <w:ins w:id="1335" w:author="WZK [2]" w:date="2020-08-22T10:00:18Z">
        <w:r>
          <w:rPr>
            <w:rFonts w:hint="eastAsia" w:eastAsia="SimSun"/>
            <w:lang w:val="en-US" w:eastAsia="zh-CN"/>
          </w:rPr>
          <w:t>in</w:t>
        </w:r>
      </w:ins>
      <w:ins w:id="1336" w:author="WZK [2]" w:date="2020-08-22T10:00:19Z">
        <w:r>
          <w:rPr>
            <w:rFonts w:hint="eastAsia" w:eastAsia="SimSun"/>
            <w:lang w:val="en-US" w:eastAsia="zh-CN"/>
          </w:rPr>
          <w:t>t</w:t>
        </w:r>
      </w:ins>
      <w:ins w:id="1337" w:author="WZK [2]" w:date="2020-08-22T10:00:20Z">
        <w:r>
          <w:rPr>
            <w:rFonts w:hint="eastAsia" w:eastAsia="SimSun"/>
            <w:lang w:val="en-US" w:eastAsia="zh-CN"/>
          </w:rPr>
          <w:t>o tw</w:t>
        </w:r>
      </w:ins>
      <w:ins w:id="1338" w:author="WZK [2]" w:date="2020-08-22T10:00:21Z">
        <w:r>
          <w:rPr>
            <w:rFonts w:hint="eastAsia" w:eastAsia="SimSun"/>
            <w:lang w:val="en-US" w:eastAsia="zh-CN"/>
          </w:rPr>
          <w:t>o groups</w:t>
        </w:r>
      </w:ins>
      <w:ins w:id="1339" w:author="WZK [2]" w:date="2020-08-22T10:06:26Z">
        <w:r>
          <w:rPr>
            <w:rFonts w:hint="eastAsia" w:eastAsia="SimSun"/>
            <w:lang w:val="en-US" w:eastAsia="zh-CN"/>
          </w:rPr>
          <w:t>--</w:t>
        </w:r>
      </w:ins>
      <w:ins w:id="1340" w:author="WZK [2]" w:date="2020-08-22T10:06:28Z">
        <w:r>
          <w:rPr>
            <w:rFonts w:hint="eastAsia" w:eastAsia="SimSun"/>
            <w:lang w:val="en-US" w:eastAsia="zh-CN"/>
          </w:rPr>
          <w:t>neighbor</w:t>
        </w:r>
      </w:ins>
      <w:ins w:id="1341" w:author="WZK [2]" w:date="2020-08-22T10:06:31Z">
        <w:r>
          <w:rPr>
            <w:rFonts w:hint="eastAsia" w:eastAsia="SimSun"/>
            <w:lang w:val="en-US" w:eastAsia="zh-CN"/>
          </w:rPr>
          <w:t xml:space="preserve"> samp</w:t>
        </w:r>
      </w:ins>
      <w:ins w:id="1342" w:author="WZK [2]" w:date="2020-08-22T10:06:32Z">
        <w:r>
          <w:rPr>
            <w:rFonts w:hint="eastAsia" w:eastAsia="SimSun"/>
            <w:lang w:val="en-US" w:eastAsia="zh-CN"/>
          </w:rPr>
          <w:t>ling an</w:t>
        </w:r>
      </w:ins>
      <w:ins w:id="1343" w:author="WZK [2]" w:date="2020-08-22T10:06:33Z">
        <w:r>
          <w:rPr>
            <w:rFonts w:hint="eastAsia" w:eastAsia="SimSun"/>
            <w:lang w:val="en-US" w:eastAsia="zh-CN"/>
          </w:rPr>
          <w:t xml:space="preserve">d </w:t>
        </w:r>
      </w:ins>
      <w:ins w:id="1344" w:author="WZK [2]" w:date="2020-08-22T10:06:37Z">
        <w:r>
          <w:rPr>
            <w:rFonts w:hint="eastAsia" w:eastAsia="SimSun"/>
            <w:lang w:val="en-US" w:eastAsia="zh-CN"/>
          </w:rPr>
          <w:t>grap</w:t>
        </w:r>
      </w:ins>
      <w:ins w:id="1345" w:author="WZK [2]" w:date="2020-08-22T10:06:38Z">
        <w:r>
          <w:rPr>
            <w:rFonts w:hint="eastAsia" w:eastAsia="SimSun"/>
            <w:lang w:val="en-US" w:eastAsia="zh-CN"/>
          </w:rPr>
          <w:t>h samp</w:t>
        </w:r>
      </w:ins>
      <w:ins w:id="1346" w:author="WZK [2]" w:date="2020-08-22T10:06:39Z">
        <w:r>
          <w:rPr>
            <w:rFonts w:hint="eastAsia" w:eastAsia="SimSun"/>
            <w:lang w:val="en-US" w:eastAsia="zh-CN"/>
          </w:rPr>
          <w:t>ling--</w:t>
        </w:r>
      </w:ins>
      <w:del w:id="1347" w:author="WZK [2]" w:date="2020-08-22T10:00:17Z">
        <w:r>
          <w:rPr>
            <w:rFonts w:hint="default"/>
            <w:lang w:val="en-US"/>
          </w:rPr>
          <w:delText>B</w:delText>
        </w:r>
      </w:del>
      <w:ins w:id="1348" w:author="WZK [2]" w:date="2020-08-22T10:00:17Z">
        <w:r>
          <w:rPr>
            <w:rFonts w:hint="eastAsia" w:eastAsia="SimSun"/>
            <w:lang w:val="en-US" w:eastAsia="zh-CN"/>
          </w:rPr>
          <w:t>b</w:t>
        </w:r>
      </w:ins>
      <w:r>
        <w:t>ased on whether different GNN layers sample different subgraphs</w:t>
      </w:r>
      <w:ins w:id="1349" w:author="WZK [2]" w:date="2020-08-22T10:00:53Z">
        <w:r>
          <w:rPr/>
          <w:t>[22]</w:t>
        </w:r>
      </w:ins>
      <w:ins w:id="1350" w:author="WZK [2]" w:date="2020-08-22T10:01:00Z">
        <w:r>
          <w:rPr>
            <w:rFonts w:hint="eastAsia" w:eastAsia="SimSun"/>
            <w:lang w:val="en-US" w:eastAsia="zh-CN"/>
          </w:rPr>
          <w:t>.</w:t>
        </w:r>
      </w:ins>
      <w:del w:id="1351" w:author="WZK [2]" w:date="2020-08-22T10:01:05Z">
        <w:r>
          <w:rPr/>
          <w:delText>, the existing sampling techniques can be divided into two groups [22]: the neighbor sampling and the graph sampling.</w:delText>
        </w:r>
      </w:del>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0"/>
                    <a:stretch>
                      <a:fillRect/>
                    </a:stretch>
                  </pic:blipFill>
                  <pic:spPr>
                    <a:xfrm>
                      <a:off x="0" y="0"/>
                      <a:ext cx="5486400" cy="1961515"/>
                    </a:xfrm>
                    <a:prstGeom prst="rect">
                      <a:avLst/>
                    </a:prstGeom>
                  </pic:spPr>
                </pic:pic>
              </a:graphicData>
            </a:graphic>
          </wp:inline>
        </w:drawing>
      </w:r>
    </w:p>
    <w:p>
      <w:pPr>
        <w:pStyle w:val="3"/>
      </w:pPr>
      <w:r>
        <w:t xml:space="preserve">The neighbor sampling techniques [5,23,24,25,26] sample the subgraphs layer by layer. The </w:t>
      </w:r>
      <w:del w:id="1352" w:author="WZK [2]" w:date="2020-08-22T10:04:49Z">
        <w:r>
          <w:rPr>
            <w:rFonts w:hint="default"/>
            <w:lang w:val="en-US"/>
          </w:rPr>
          <w:delText xml:space="preserve">first </w:delText>
        </w:r>
      </w:del>
      <w:ins w:id="1353" w:author="WZK [2]" w:date="2020-08-22T10:04:49Z">
        <w:r>
          <w:rPr>
            <w:rFonts w:hint="eastAsia" w:eastAsia="SimSun"/>
            <w:lang w:val="en-US" w:eastAsia="zh-CN"/>
          </w:rPr>
          <w:t>te</w:t>
        </w:r>
      </w:ins>
      <w:ins w:id="1354" w:author="WZK [2]" w:date="2020-08-22T10:04:50Z">
        <w:r>
          <w:rPr>
            <w:rFonts w:hint="eastAsia" w:eastAsia="SimSun"/>
            <w:lang w:val="en-US" w:eastAsia="zh-CN"/>
          </w:rPr>
          <w:t>c</w:t>
        </w:r>
      </w:ins>
      <w:ins w:id="1355" w:author="WZK [2]" w:date="2020-08-22T10:04:51Z">
        <w:r>
          <w:rPr>
            <w:rFonts w:hint="eastAsia" w:eastAsia="SimSun"/>
            <w:lang w:val="en-US" w:eastAsia="zh-CN"/>
          </w:rPr>
          <w:t xml:space="preserve">hniques </w:t>
        </w:r>
      </w:ins>
      <w:ins w:id="1356" w:author="WZK [2]" w:date="2020-08-22T10:04:52Z">
        <w:r>
          <w:rPr>
            <w:rFonts w:hint="eastAsia" w:eastAsia="SimSun"/>
            <w:lang w:val="en-US" w:eastAsia="zh-CN"/>
          </w:rPr>
          <w:t xml:space="preserve">first </w:t>
        </w:r>
      </w:ins>
      <w:r>
        <w:t>sample several vertices</w:t>
      </w:r>
      <w:del w:id="1357" w:author="WZK [2]" w:date="2020-08-22T10:04:58Z">
        <w:r>
          <w:rPr/>
          <w:delText xml:space="preserve"> from </w:delText>
        </w:r>
      </w:del>
      <m:oMath>
        <w:del w:id="1358" w:author="WZK [2]" w:date="2020-08-22T10:04:58Z">
          <m:r>
            <m:rPr>
              <m:sty m:val="p"/>
              <m:scr m:val="script"/>
            </m:rPr>
            <w:rPr>
              <w:rFonts w:ascii="Cambria Math" w:hAnsi="Cambria Math"/>
            </w:rPr>
            <m:t>V</m:t>
          </m:r>
        </w:del>
      </m:oMath>
      <w:r>
        <w:t xml:space="preserve"> in the last GNN layer. Then they repeatedly sample the neighbors of those </w:t>
      </w:r>
      <w:ins w:id="1359" w:author="WZK [2]" w:date="2020-08-22T10:05:13Z">
        <w:r>
          <w:rPr>
            <w:rFonts w:hint="eastAsia" w:eastAsia="SimSun"/>
            <w:lang w:val="en-US" w:eastAsia="zh-CN"/>
          </w:rPr>
          <w:t>s</w:t>
        </w:r>
      </w:ins>
      <w:ins w:id="1360" w:author="WZK [2]" w:date="2020-08-22T10:05:14Z">
        <w:r>
          <w:rPr>
            <w:rFonts w:hint="eastAsia" w:eastAsia="SimSun"/>
            <w:lang w:val="en-US" w:eastAsia="zh-CN"/>
          </w:rPr>
          <w:t xml:space="preserve">ampled </w:t>
        </w:r>
      </w:ins>
      <w:r>
        <w:t xml:space="preserve">vertices in the previous layer until the input layer. </w:t>
      </w:r>
      <w:ins w:id="1361" w:author="WZK [2]" w:date="2020-08-22T10:05:26Z">
        <w:r>
          <w:rPr>
            <w:rFonts w:hint="eastAsia" w:eastAsia="SimSun"/>
            <w:lang w:val="en-US" w:eastAsia="zh-CN"/>
          </w:rPr>
          <w:t>T</w:t>
        </w:r>
      </w:ins>
      <w:ins w:id="1362" w:author="WZK [2]" w:date="2020-08-22T10:05:27Z">
        <w:r>
          <w:rPr>
            <w:rFonts w:hint="eastAsia" w:eastAsia="SimSun"/>
            <w:lang w:val="en-US" w:eastAsia="zh-CN"/>
          </w:rPr>
          <w:t xml:space="preserve">hus, </w:t>
        </w:r>
      </w:ins>
      <w:ins w:id="1363" w:author="WZK [2]" w:date="2020-08-22T10:05:28Z">
        <w:r>
          <w:rPr>
            <w:rFonts w:hint="eastAsia" w:eastAsia="SimSun"/>
            <w:lang w:val="en-US" w:eastAsia="zh-CN"/>
          </w:rPr>
          <w:t>t</w:t>
        </w:r>
      </w:ins>
      <w:del w:id="1364" w:author="WZK [2]" w:date="2020-08-22T10:05:28Z">
        <w:r>
          <w:rPr/>
          <w:delText>T</w:delText>
        </w:r>
      </w:del>
      <w:r>
        <w:t xml:space="preserve">he sampled subgraphs </w:t>
      </w:r>
      <w:del w:id="1365" w:author="WZK [2]" w:date="2020-08-22T10:05:35Z">
        <w:r>
          <w:rPr>
            <w:rFonts w:hint="default"/>
            <w:lang w:val="en-US"/>
          </w:rPr>
          <w:delText xml:space="preserve">of </w:delText>
        </w:r>
      </w:del>
      <w:ins w:id="1366" w:author="WZK [2]" w:date="2020-08-22T10:05:35Z">
        <w:r>
          <w:rPr>
            <w:rFonts w:hint="eastAsia" w:eastAsia="SimSun"/>
            <w:lang w:val="en-US" w:eastAsia="zh-CN"/>
          </w:rPr>
          <w:t>in</w:t>
        </w:r>
      </w:ins>
      <w:ins w:id="1367" w:author="WZK [2]" w:date="2020-08-22T10:05:36Z">
        <w:r>
          <w:rPr>
            <w:rFonts w:hint="eastAsia" w:eastAsia="SimSun"/>
            <w:lang w:val="en-US" w:eastAsia="zh-CN"/>
          </w:rPr>
          <w:t xml:space="preserve"> </w:t>
        </w:r>
      </w:ins>
      <w:r>
        <w:t xml:space="preserve">different GNN layers </w:t>
      </w:r>
      <w:del w:id="1368" w:author="WZK [2]" w:date="2020-08-22T10:05:39Z">
        <w:r>
          <w:rPr>
            <w:rFonts w:hint="default"/>
            <w:lang w:val="en-US"/>
          </w:rPr>
          <w:delText>may be</w:delText>
        </w:r>
      </w:del>
      <w:ins w:id="1369" w:author="WZK [2]" w:date="2020-08-22T10:05:39Z">
        <w:r>
          <w:rPr>
            <w:rFonts w:hint="eastAsia" w:eastAsia="SimSun"/>
            <w:lang w:val="en-US" w:eastAsia="zh-CN"/>
          </w:rPr>
          <w:t xml:space="preserve">are </w:t>
        </w:r>
      </w:ins>
      <w:r>
        <w:t xml:space="preserv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GNN layer </w:t>
      </w:r>
      <m:oMath>
        <m:r>
          <m:rPr/>
          <w:rPr>
            <w:rFonts w:ascii="Cambria Math" w:hAnsi="Cambria Math"/>
          </w:rPr>
          <m:t>l</m:t>
        </m:r>
      </m:oMath>
      <w:r>
        <w:t xml:space="preserve">, GraphSAGE samples at most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is the hyperparameter that is usually much smaller than </w:t>
      </w:r>
      <m:oMath>
        <m:r>
          <m:rPr/>
          <w:rPr>
            <w:rFonts w:ascii="Cambria Math" w:hAnsi="Cambria Math"/>
          </w:rPr>
          <m:t>|</m:t>
        </m:r>
        <m:r>
          <m:rPr>
            <m:sty m:val="p"/>
            <m:scr m:val="script"/>
          </m:rPr>
          <w:rPr>
            <w:rFonts w:ascii="Cambria Math" w:hAnsi="Cambria Math"/>
          </w:rPr>
          <m:t>V</m:t>
        </m:r>
        <m:r>
          <m:rP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w:t>
      </w:r>
      <w:del w:id="1370" w:author="WZK [2]" w:date="2020-08-22T10:07:19Z">
        <w:r>
          <w:rPr>
            <w:rFonts w:hint="default"/>
            <w:lang w:val="en-US"/>
          </w:rPr>
          <w:delText>closely connected</w:delText>
        </w:r>
      </w:del>
      <w:ins w:id="1371" w:author="WZK [2]" w:date="2020-08-22T10:07:19Z">
        <w:r>
          <w:rPr>
            <w:rFonts w:hint="eastAsia" w:eastAsia="SimSun"/>
            <w:lang w:val="en-US" w:eastAsia="zh-CN"/>
          </w:rPr>
          <w:t>dens</w:t>
        </w:r>
      </w:ins>
      <w:ins w:id="1372" w:author="WZK [2]" w:date="2020-08-22T10:07:20Z">
        <w:r>
          <w:rPr>
            <w:rFonts w:hint="eastAsia" w:eastAsia="SimSun"/>
            <w:lang w:val="en-US" w:eastAsia="zh-CN"/>
          </w:rPr>
          <w:t>e</w:t>
        </w:r>
      </w:ins>
      <w:r>
        <w:t xml:space="preserve"> clusters. For each mini-batch, it randomly picks </w:t>
      </w:r>
      <m:oMath>
        <m:r>
          <m:rPr/>
          <w:rPr>
            <w:rFonts w:ascii="Cambria Math" w:hAnsi="Cambria Math"/>
          </w:rPr>
          <m:t>K</m:t>
        </m:r>
      </m:oMath>
      <w:r>
        <w:t xml:space="preserve"> clusters</w:t>
      </w:r>
      <w:ins w:id="1373" w:author="WZK [2]" w:date="2020-08-22T10:07:27Z">
        <w:r>
          <w:rPr>
            <w:rFonts w:hint="eastAsia" w:eastAsia="SimSun"/>
            <w:lang w:val="en-US" w:eastAsia="zh-CN"/>
          </w:rPr>
          <w:t xml:space="preserve"> </w:t>
        </w:r>
      </w:ins>
      <w:ins w:id="1374" w:author="WZK [2]" w:date="2020-08-22T10:07:32Z">
        <w:r>
          <w:rPr>
            <w:rFonts w:hint="eastAsia" w:eastAsia="SimSun"/>
            <w:lang w:val="en-US" w:eastAsia="zh-CN"/>
          </w:rPr>
          <w:t>to</w:t>
        </w:r>
      </w:ins>
      <w:ins w:id="1375" w:author="WZK [2]" w:date="2020-08-22T10:07:33Z">
        <w:r>
          <w:rPr>
            <w:rFonts w:hint="eastAsia" w:eastAsia="SimSun"/>
            <w:lang w:val="en-US" w:eastAsia="zh-CN"/>
          </w:rPr>
          <w:t xml:space="preserve"> form </w:t>
        </w:r>
      </w:ins>
      <w:ins w:id="1376" w:author="WZK [2]" w:date="2020-08-22T10:07:28Z">
        <w:r>
          <w:rPr>
            <w:rFonts w:hint="eastAsia" w:eastAsia="SimSun"/>
            <w:lang w:val="en-US" w:eastAsia="zh-CN"/>
          </w:rPr>
          <w:t>the sam</w:t>
        </w:r>
      </w:ins>
      <w:ins w:id="1377" w:author="WZK [2]" w:date="2020-08-22T10:07:29Z">
        <w:r>
          <w:rPr>
            <w:rFonts w:hint="eastAsia" w:eastAsia="SimSun"/>
            <w:lang w:val="en-US" w:eastAsia="zh-CN"/>
          </w:rPr>
          <w:t>pled sub</w:t>
        </w:r>
      </w:ins>
      <w:ins w:id="1378" w:author="WZK [2]" w:date="2020-08-22T10:07:30Z">
        <w:r>
          <w:rPr>
            <w:rFonts w:hint="eastAsia" w:eastAsia="SimSun"/>
            <w:lang w:val="en-US" w:eastAsia="zh-CN"/>
          </w:rPr>
          <w:t>graph</w:t>
        </w:r>
      </w:ins>
      <w:r>
        <w:t xml:space="preserve">, where </w:t>
      </w:r>
      <m:oMath>
        <m:r>
          <m:rPr/>
          <w:rPr>
            <w:rFonts w:ascii="Cambria Math" w:hAnsi="Cambria Math"/>
          </w:rPr>
          <m:t>K</m:t>
        </m:r>
      </m:oMath>
      <w:r>
        <w:t xml:space="preserve"> is the hyperparameter.</w:t>
      </w:r>
      <w:del w:id="1379" w:author="WZK [2]" w:date="2020-08-22T10:08:01Z">
        <w:bookmarkStart w:id="40" w:name="_GoBack"/>
        <w:bookmarkEnd w:id="40"/>
        <w:r>
          <w:rPr/>
          <w:delText xml:space="preserve"> </w:delText>
        </w:r>
      </w:del>
      <w:del w:id="1380" w:author="WZK [2]" w:date="2020-08-22T10:08:00Z">
        <w:r>
          <w:rPr/>
          <w:delText xml:space="preserve">The technique </w:delText>
        </w:r>
      </w:del>
      <w:ins w:id="1381" w:author="AugF" w:date="2020-08-19T23:15:55Z">
        <w:del w:id="1382" w:author="WZK [2]" w:date="2020-08-22T10:08:00Z">
          <w:r>
            <w:rPr>
              <w:rFonts w:hint="eastAsia" w:eastAsia="宋体"/>
              <w:lang w:val="en-US" w:eastAsia="zh-CN"/>
            </w:rPr>
            <w:delText>ke</w:delText>
          </w:r>
        </w:del>
      </w:ins>
      <w:ins w:id="1383" w:author="AugF" w:date="2020-08-19T23:15:56Z">
        <w:del w:id="1384" w:author="WZK [2]" w:date="2020-08-22T10:08:00Z">
          <w:r>
            <w:rPr>
              <w:rFonts w:hint="eastAsia" w:eastAsia="宋体"/>
              <w:lang w:val="en-US" w:eastAsia="zh-CN"/>
            </w:rPr>
            <w:delText>ep</w:delText>
          </w:r>
        </w:del>
      </w:ins>
      <w:del w:id="1385" w:author="WZK [2]" w:date="2020-08-22T10:08:00Z">
        <w:r>
          <w:rPr/>
          <w:delText>ignores the inter-cluster edges and only keeps the intra-cluster edges in the subgraph</w:delText>
        </w:r>
      </w:del>
      <w:del w:id="1386" w:author="WZK [2]" w:date="2020-08-22T10:08:00Z">
        <w:r>
          <w:rPr/>
          <w:commentReference w:id="7"/>
        </w:r>
      </w:del>
      <w:del w:id="1387" w:author="WZK [2]" w:date="2020-08-22T10:08:00Z">
        <w:r>
          <w:rPr/>
          <w:delText>.</w:delText>
        </w:r>
      </w:del>
    </w:p>
    <w:p>
      <w:pPr>
        <w:pStyle w:val="2"/>
        <w:numPr>
          <w:ilvl w:val="0"/>
          <w:numId w:val="1"/>
        </w:numPr>
      </w:pPr>
      <w:del w:id="1388" w:author="Dell" w:date="2020-08-19T16:46:00Z">
        <w:bookmarkStart w:id="7" w:name="sec:experimental_design"/>
        <w:r>
          <w:rPr>
            <w:rFonts w:hint="eastAsia"/>
            <w:lang w:eastAsia="zh-CN"/>
          </w:rPr>
          <w:delText>Experiment</w:delText>
        </w:r>
      </w:del>
      <w:ins w:id="1389" w:author="Dell" w:date="2020-08-19T16:46:00Z">
        <w:r>
          <w:rPr>
            <w:lang w:eastAsia="zh-CN"/>
          </w:rPr>
          <w:t>Evaluation</w:t>
        </w:r>
      </w:ins>
      <w:r>
        <w:t xml:space="preserve"> Design</w:t>
      </w:r>
      <w:bookmarkEnd w:id="7"/>
    </w:p>
    <w:p>
      <w:pPr>
        <w:pStyle w:val="30"/>
      </w:pPr>
      <w:r>
        <w:t xml:space="preserve">We design a series of experiments to </w:t>
      </w:r>
      <w:del w:id="1390" w:author="Dell" w:date="2020-08-19T16:46:00Z">
        <w:r>
          <w:rPr/>
          <w:delText xml:space="preserve">find out </w:delText>
        </w:r>
      </w:del>
      <w:ins w:id="1391"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scheme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1392" w:author="Dell" w:date="2020-08-19T16:46:00Z">
        <w:r>
          <w:rPr/>
          <w:delText xml:space="preserve">experiment </w:delText>
        </w:r>
      </w:del>
      <w:ins w:id="1393"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All the experiments were conducted in a CentOS 7 Linux server with kernel version 3.10.0. The server had 40 cores and 90 GB main memory. The server was equipped with an NVIDIA Tesla T4 GPU card 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2|</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ℰ</m:t>
        </m:r>
      </m:oMath>
      <w:r>
        <w:t xml:space="preserve"> already contains two-direction edges and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Since we mainly focus on the training efficiency of GNNs instead of accuracies, we also used random graphs in the experiments. To evaluate the effects of graph topological characteristics (like the average degree) on the performance bottleneck uniformly, we used the R-MAT graph generator [30]. Input feature vectors of the random graphs were random dense vectors with a dimension of 32. Vertices were divided into 10 classes randomly.</w:t>
      </w:r>
    </w:p>
    <w:p>
      <w:pPr>
        <w:pStyle w:val="3"/>
      </w:pPr>
      <w:r>
        <w:rPr>
          <w:lang w:eastAsia="zh-CN"/>
        </w:rPr>
        <w:drawing>
          <wp:inline distT="0" distB="0" distL="0" distR="0">
            <wp:extent cx="5486400" cy="1616075"/>
            <wp:effectExtent l="0" t="0" r="0"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pic:cNvPicPr>
                  </pic:nvPicPr>
                  <pic:blipFill>
                    <a:blip r:embed="rId21"/>
                    <a:stretch>
                      <a:fillRect/>
                    </a:stretch>
                  </pic:blipFill>
                  <pic:spPr>
                    <a:xfrm>
                      <a:off x="0" y="0"/>
                      <a:ext cx="5486400" cy="1616075"/>
                    </a:xfrm>
                    <a:prstGeom prst="rect">
                      <a:avLst/>
                    </a:prstGeom>
                  </pic:spPr>
                </pic:pic>
              </a:graphicData>
            </a:graphic>
          </wp:inline>
        </w:drawing>
      </w:r>
    </w:p>
    <w:p>
      <w:pPr>
        <w:pStyle w:val="5"/>
      </w:pPr>
      <w:bookmarkStart w:id="11" w:name="learning-task"/>
      <w:r>
        <w:t>3.1.3 Learning Task</w:t>
      </w:r>
      <w:bookmarkEnd w:id="11"/>
    </w:p>
    <w:p>
      <w:pPr>
        <w:pStyle w:val="30"/>
      </w:pPr>
      <w:r>
        <w:t>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check 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m:rPr/>
          <w:rPr>
            <w:rFonts w:ascii="Cambria Math" w:hAnsi="Cambria Math"/>
          </w:rPr>
          <m:t>→</m:t>
        </m:r>
      </m:oMath>
      <w:r>
        <w:t xml:space="preserve"> GNN Layer 0 </w:t>
      </w:r>
      <m:oMath>
        <m:r>
          <m:rPr/>
          <w:rPr>
            <w:rFonts w:ascii="Cambria Math" w:hAnsi="Cambria Math"/>
          </w:rPr>
          <m:t>→</m:t>
        </m:r>
      </m:oMath>
      <w:r>
        <w:t xml:space="preserve"> GNN Layer 1 </w:t>
      </w:r>
      <m:oMath>
        <m:r>
          <m:rP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1394" w:author="AugF" w:date="2020-08-21T11:22:38Z">
        <w:r>
          <w:rPr>
            <w:rFonts w:hint="eastAsia"/>
          </w:rPr>
          <w:t>multi-layer perceptrons</w:t>
        </w:r>
      </w:ins>
      <w:ins w:id="1395" w:author="AugF" w:date="2020-08-21T11:23:00Z">
        <w:r>
          <w:rPr>
            <w:rFonts w:hint="eastAsia" w:eastAsia="宋体"/>
            <w:lang w:val="en-US" w:eastAsia="zh-CN"/>
          </w:rPr>
          <w:t>(</w:t>
        </w:r>
      </w:ins>
      <w:r>
        <w:t>MLP</w:t>
      </w:r>
      <w:ins w:id="1396" w:author="AugF" w:date="2020-08-21T11:22:54Z">
        <w:r>
          <w:rPr>
            <w:rFonts w:hint="eastAsia" w:eastAsia="宋体"/>
            <w:lang w:val="en-US" w:eastAsia="zh-CN"/>
          </w:rPr>
          <w:t>)</w:t>
        </w:r>
      </w:ins>
      <w:r>
        <w:commentReference w:id="8"/>
      </w:r>
      <w:ins w:id="1397" w:author="AugF" w:date="2020-08-21T11:22:54Z">
        <w:r>
          <w:rPr>
            <w:rFonts w:hint="eastAsia" w:eastAsia="宋体"/>
            <w:lang w:val="en-US" w:eastAsia="zh-CN"/>
          </w:rPr>
          <w:t xml:space="preserve"> </w:t>
        </w:r>
      </w:ins>
      <w:del w:id="1398" w:author="AugF" w:date="2020-08-21T11:22:53Z">
        <w:r>
          <w:rPr/>
          <w:delText xml:space="preserve"> </w:delText>
        </w:r>
      </w:del>
      <w:r>
        <w:t xml:space="preserve">layers to transform the dimensions of the input/output feature vectors of the whole GNN: Input Layer </w:t>
      </w:r>
      <m:oMath>
        <m:r>
          <m:rPr/>
          <w:rPr>
            <w:rFonts w:ascii="Cambria Math" w:hAnsi="Cambria Math"/>
          </w:rPr>
          <m:t>→</m:t>
        </m:r>
      </m:oMath>
      <w:r>
        <w:t xml:space="preserve"> MLP </w:t>
      </w:r>
      <m:oMath>
        <m:r>
          <m:rPr/>
          <w:rPr>
            <w:rFonts w:ascii="Cambria Math" w:hAnsi="Cambria Math"/>
          </w:rPr>
          <m:t>→</m:t>
        </m:r>
      </m:oMath>
      <w:r>
        <w:t xml:space="preserve"> GGNN Layer 0 </w:t>
      </w:r>
      <m:oMath>
        <m:r>
          <m:rPr/>
          <w:rPr>
            <w:rFonts w:ascii="Cambria Math" w:hAnsi="Cambria Math"/>
          </w:rPr>
          <m:t>→</m:t>
        </m:r>
      </m:oMath>
      <w:r>
        <w:t xml:space="preserve"> GGNN Layer 1 </w:t>
      </w:r>
      <m:oMath>
        <m:r>
          <m:rPr/>
          <w:rPr>
            <w:rFonts w:ascii="Cambria Math" w:hAnsi="Cambria Math"/>
          </w:rPr>
          <m:t>→</m:t>
        </m:r>
      </m:oMath>
      <w:r>
        <w:t xml:space="preserve"> MLP </w:t>
      </w:r>
      <m:oMath>
        <m:r>
          <m:rPr/>
          <w:rPr>
            <w:rFonts w:ascii="Cambria Math" w:hAnsi="Cambria Math"/>
          </w:rPr>
          <m:t>→</m:t>
        </m:r>
      </m:oMath>
      <w:r>
        <w:t xml:space="preserve"> Softmax Layer. We stored the dataset and the model parameters in the memory of GPU. All the training was conducted on GPU.</w:t>
      </w:r>
    </w:p>
    <w:p>
      <w:pPr>
        <w:pStyle w:val="5"/>
      </w:pPr>
      <w:bookmarkStart w:id="13" w:name="hyper-parameters"/>
      <w:r>
        <w:t>3.1.5 Hyper-parameters</w:t>
      </w:r>
      <w:bookmarkEnd w:id="13"/>
    </w:p>
    <w:p>
      <w:pPr>
        <w:pStyle w:val="30"/>
      </w:pPr>
      <w:r>
        <w:t xml:space="preserve">We use </w:t>
      </w:r>
      <m:oMath>
        <m:r>
          <m:rPr/>
          <w:rPr>
            <w:rFonts w:ascii="Cambria Math" w:hAnsi="Cambria Math"/>
          </w:rPr>
          <m:t>dim(</m:t>
        </m:r>
        <m:r>
          <m:rPr>
            <m:sty m:val="b"/>
          </m:rPr>
          <w:rPr>
            <w:rFonts w:ascii="Cambria Math" w:hAnsi="Cambria Math"/>
          </w:rPr>
          <m:t>v</m:t>
        </m:r>
        <m:r>
          <m:rPr/>
          <w:rPr>
            <w:rFonts w:ascii="Cambria Math" w:hAnsi="Cambria Math"/>
          </w:rPr>
          <m:t>)</m:t>
        </m:r>
      </m:oMath>
      <w:r>
        <w:t xml:space="preserve"> to denote the dimension of a vector </w:t>
      </w:r>
      <m:oMath>
        <m:r>
          <m:rPr>
            <m:sty m:val="b"/>
          </m:rPr>
          <w:rPr>
            <w:rFonts w:ascii="Cambria Math" w:hAnsi="Cambria Math"/>
          </w:rPr>
          <m:t>v</m:t>
        </m:r>
      </m:oMath>
      <w:r>
        <w:t xml:space="preserve">. We picked the hyper-parameters of GNNs according to their original papers. As GNNs used different hyper-parameters for different datasets, we picked the most popular hyper-parameters and used the same set of hyper-parameters for all the datasets in our experiments. Some hyper-parameters like the dimensions of hidden feature vectors were common. We set them to the same values in the four GNNs.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)=#Classes</m:t>
        </m:r>
      </m:oMath>
      <w:r>
        <w:t xml:space="preserve">. For GAT, we set the hyper-parameters according to [6]. The first GAT layer had 8 heads with </w:t>
      </w:r>
      <w:ins w:id="1399" w:author="AugF" w:date="2020-08-21T11:25:32Z">
        <w:r>
          <w:rPr>
            <w:rFonts w:hint="eastAsia" w:eastAsia="宋体"/>
            <w:lang w:val="en-US" w:eastAsia="zh-CN"/>
          </w:rPr>
          <w:t>di</w:t>
        </w:r>
      </w:ins>
      <w:ins w:id="1400" w:author="AugF" w:date="2020-08-21T11:25:33Z">
        <w:r>
          <w:rPr>
            <w:rFonts w:hint="eastAsia" w:eastAsia="宋体"/>
            <w:lang w:val="en-US" w:eastAsia="zh-CN"/>
          </w:rPr>
          <w:t>me</w:t>
        </w:r>
      </w:ins>
      <w:ins w:id="1401" w:author="AugF" w:date="2020-08-21T11:25:34Z">
        <w:r>
          <w:rPr>
            <w:rFonts w:hint="eastAsia" w:eastAsia="宋体"/>
            <w:lang w:val="en-US" w:eastAsia="zh-CN"/>
          </w:rPr>
          <w:t>nsi</w:t>
        </w:r>
      </w:ins>
      <w:ins w:id="1402" w:author="AugF" w:date="2020-08-21T11:25:35Z">
        <w:r>
          <w:rPr>
            <w:rFonts w:hint="eastAsia" w:eastAsia="宋体"/>
            <w:lang w:val="en-US" w:eastAsia="zh-CN"/>
          </w:rPr>
          <w:t>on</w:t>
        </w:r>
      </w:ins>
      <w:r>
        <w:commentReference w:id="9"/>
      </w:r>
      <w:ins w:id="1403" w:author="AugF" w:date="2020-08-21T11:25:37Z">
        <w:r>
          <w:rPr>
            <w:rFonts w:hint="eastAsia" w:eastAsia="宋体"/>
            <w:lang w:val="en-US" w:eastAsia="zh-CN"/>
          </w:rPr>
          <w:t xml:space="preserve">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=8</m:t>
        </m:r>
      </m:oMath>
      <w:r>
        <w:t xml:space="preserve"> and merged the heads by concatenating. The second GAT layer used a single head with </w:t>
      </w:r>
      <w:ins w:id="1404" w:author="AugF" w:date="2020-08-21T11:27:19Z">
        <w:r>
          <w:rPr>
            <w:rFonts w:hint="eastAsia" w:eastAsia="宋体"/>
            <w:lang w:val="en-US" w:eastAsia="zh-CN"/>
          </w:rPr>
          <w:t>di</w:t>
        </w:r>
      </w:ins>
      <w:ins w:id="1405" w:author="AugF" w:date="2020-08-21T11:27:21Z">
        <w:r>
          <w:rPr>
            <w:rFonts w:hint="eastAsia" w:eastAsia="宋体"/>
            <w:lang w:val="en-US" w:eastAsia="zh-CN"/>
          </w:rPr>
          <w:t>me</w:t>
        </w:r>
      </w:ins>
      <w:ins w:id="1406" w:author="AugF" w:date="2020-08-21T11:27:22Z">
        <w:r>
          <w:rPr>
            <w:rFonts w:hint="eastAsia" w:eastAsia="宋体"/>
            <w:lang w:val="en-US" w:eastAsia="zh-CN"/>
          </w:rPr>
          <w:t xml:space="preserve">nsion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=#Classes</m:t>
        </m:r>
      </m:oMath>
      <w:r>
        <w:t xml:space="preserve">. For GGNN, since it uses extra MLP layers to transform the dimensions of the input/output feature vectors, we set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)=64</m:t>
        </m:r>
      </m:oMath>
      <w:r>
        <w:t xml:space="preserve">. We used 8 heads in the both GaAN layers with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r>
          <m:rPr/>
          <w:rPr>
            <w:rFonts w:ascii="Cambria Math" w:hAnsi="Cambria Math"/>
          </w:rPr>
          <m:t>=8</m:t>
        </m:r>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m</m:t>
            </m:r>
            <m:ctrlPr>
              <w:rPr>
                <w:rFonts w:ascii="Cambria Math" w:hAnsi="Cambria Math"/>
              </w:rPr>
            </m:ctrlPr>
          </m:sub>
        </m:sSub>
        <m:r>
          <m:rP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 neighbor sampling and graph sampling techniques, respectively. For the neighbor sampler, we used the neighborhood sample sizes (25 for GNN Layer 1, and 10 for GNN Layer 0) and the default batch size (512) from [5]. For the cluster sampler, we partitioned every input graph into 1500 partitions and used 20 partitions per batch according to [21].</w:t>
      </w:r>
    </w:p>
    <w:p>
      <w:pPr>
        <w:pStyle w:val="4"/>
      </w:pPr>
      <w:bookmarkStart w:id="15" w:name="sec:experimental_scheme"/>
      <w:r>
        <w:t>3.2 Experimental Scheme</w:t>
      </w:r>
      <w:bookmarkEnd w:id="15"/>
    </w:p>
    <w:p>
      <w:pPr>
        <w:pStyle w:val="30"/>
      </w:pPr>
      <w:r>
        <w:t>To find out the performance bottleneck in GNN training, we conduct the bottleneck analysis with four questions. The answers to those questions will give us a more comprehensive view of the performance characteristics of GNN training. We design extensive experiments to find the answers empirically.</w:t>
      </w:r>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computational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We can decompose the training time on different levels: layer level, edge/vertex computation level, and the basic operator level. On each level, we breakdown 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The limited memory capacity of a GPU card is the main factor preventing us from training GNNs on big graphs. We measured the peak memory usage in the GNN training under different graph scales, input feature dimensions, and average vertex degrees. Based on the results, we analyze which is the most memory-consuming component. Reducing its memory usage will enable us to train bigger GNNs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r>
        <w:t>In theory, the sampling techniques can significantly reduce the 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1407" w:author="Dell" w:date="2020-08-19T16:47:00Z">
        <w:bookmarkStart w:id="16" w:name="sec:experiment_results"/>
        <w:r>
          <w:rPr/>
          <w:delText xml:space="preserve">Experiment </w:delText>
        </w:r>
      </w:del>
      <w:ins w:id="1408" w:author="Dell" w:date="2020-08-19T16:47:00Z">
        <w:r>
          <w:rPr/>
          <w:t xml:space="preserve">Evaluation </w:t>
        </w:r>
      </w:ins>
      <w:r>
        <w:t>Results and Analysis</w:t>
      </w:r>
      <w:bookmarkEnd w:id="16"/>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r>
        <w:t xml:space="preserve">Theoretically, the hyper-parameters should affect the training time in a </w:t>
      </w:r>
      <w:r>
        <w:rPr>
          <w:i/>
        </w:rPr>
        <w:t>linear</w:t>
      </w:r>
      <w:r>
        <w:t xml:space="preserve"> way. According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m:rPr/>
          <w:rPr>
            <w:rFonts w:ascii="Cambria Math" w:hAnsi="Cambria Math"/>
          </w:rPr>
          <m:t>ϕ</m:t>
        </m:r>
      </m:oMath>
      <w:r>
        <w:t xml:space="preserve"> and </w:t>
      </w:r>
      <m:oMath>
        <m:r>
          <m:rP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we first compare the training time of the four GNNs on the same dataset. Figure </w:t>
      </w:r>
      <w:r>
        <w:fldChar w:fldCharType="begin"/>
      </w:r>
      <w:r>
        <w:instrText xml:space="preserve"> HYPERLINK \l "fig:exp_absolute_training_time" \h </w:instrText>
      </w:r>
      <w:r>
        <w:fldChar w:fldCharType="separate"/>
      </w:r>
      <w:r>
        <w:t>5</w:t>
      </w:r>
      <w:r>
        <w:fldChar w:fldCharType="end"/>
      </w:r>
      <w:r>
        <w:t xml:space="preserve"> shows the wall-clock training time per epoch of the GNNs on the real-world datasets. The ranking of the training time was GaAN </w:t>
      </w:r>
      <m:oMath>
        <m:r>
          <m:rPr/>
          <w:rPr>
            <w:rFonts w:ascii="Cambria Math" w:hAnsi="Cambria Math"/>
          </w:rPr>
          <m:t>≫</m:t>
        </m:r>
      </m:oMath>
      <w:r>
        <w:t xml:space="preserve"> GAT </w:t>
      </w:r>
      <m:oMath>
        <m:r>
          <m:rPr/>
          <w:rPr>
            <w:rFonts w:ascii="Cambria Math" w:hAnsi="Cambria Math"/>
          </w:rPr>
          <m:t>&gt;</m:t>
        </m:r>
      </m:oMath>
      <w:r>
        <w:t xml:space="preserve"> GGNN </w:t>
      </w:r>
      <m:oMath>
        <m:r>
          <m:rPr/>
          <w:rPr>
            <w:rFonts w:ascii="Cambria Math" w:hAnsi="Cambria Math"/>
          </w:rPr>
          <m:t>&gt;</m:t>
        </m:r>
      </m:oMath>
      <w:r>
        <w:t xml:space="preserve"> GCN in all cases. Since the real-world graphs had more edges than edges (</w:t>
      </w:r>
      <m:oMath>
        <m:r>
          <m:rPr/>
          <w:rPr>
            <w:rFonts w:ascii="Cambria Math" w:hAnsi="Cambria Math"/>
          </w:rPr>
          <m:t>m&gt;n</m:t>
        </m:r>
      </m:oMath>
      <w:r>
        <w:t>), the time complexity of the edge computation affected more than the vertex computation. The ranking was 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true"/>
                    </pic:cNvPicPr>
                  </pic:nvPicPr>
                  <pic:blipFill>
                    <a:blip r:embed="rId22"/>
                    <a:stretch>
                      <a:fillRect/>
                    </a:stretch>
                  </pic:blipFill>
                  <pic:spPr>
                    <a:xfrm>
                      <a:off x="0" y="0"/>
                      <a:ext cx="5486400" cy="3551555"/>
                    </a:xfrm>
                    <a:prstGeom prst="rect">
                      <a:avLst/>
                    </a:prstGeom>
                  </pic:spPr>
                </pic:pic>
              </a:graphicData>
            </a:graphic>
          </wp:inline>
        </w:drawing>
      </w:r>
    </w:p>
    <w:p>
      <w:pPr>
        <w:pStyle w:val="3"/>
      </w:pPr>
      <w:r>
        <w:t>To further evaluate the effects of hyper-parameters, we measured 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3"/>
                    <a:stretch>
                      <a:fillRect/>
                    </a:stretch>
                  </pic:blipFill>
                  <pic:spPr>
                    <a:xfrm>
                      <a:off x="0" y="0"/>
                      <a:ext cx="5204911" cy="6020322"/>
                    </a:xfrm>
                    <a:prstGeom prst="rect">
                      <a:avLst/>
                    </a:prstGeom>
                  </pic:spPr>
                </pic:pic>
              </a:graphicData>
            </a:graphic>
          </wp:inline>
        </w:drawing>
      </w:r>
    </w:p>
    <w:p>
      <w:pPr>
        <w:pStyle w:val="3"/>
      </w:pPr>
      <w:r>
        <w:t xml:space="preserve">For GCN and GGNN, the only modifiable hyper-parameter is the hidden dimension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with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oMath>
      <w:r>
        <w:t xml:space="preserve">.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0</m:t>
            </m:r>
            <m:ctrlPr>
              <w:rPr>
                <w:rFonts w:ascii="Cambria Math" w:hAnsi="Cambria Math"/>
              </w:rPr>
            </m:ctrlPr>
          </m:sup>
        </m:sSup>
        <m:r>
          <m:rPr/>
          <w:rPr>
            <w:rFonts w:ascii="Cambria Math" w:hAnsi="Cambria Math"/>
          </w:rPr>
          <m:t>)</m:t>
        </m:r>
      </m:oMath>
      <w:r>
        <w:t xml:space="preserve"> and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oMath>
      <w:r>
        <w:t xml:space="preserve"> is determined by the dataset with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0</m:t>
            </m:r>
            <m:ctrlPr>
              <w:rPr>
                <w:rFonts w:ascii="Cambria Math" w:hAnsi="Cambria Math"/>
              </w:rPr>
            </m:ctrlPr>
          </m:sup>
        </m:sSup>
        <m:r>
          <m:rPr/>
          <w:rPr>
            <w:rFonts w:ascii="Cambria Math" w:hAnsi="Cambria Math"/>
          </w:rPr>
          <m:t>)=dim(</m:t>
        </m:r>
        <m:r>
          <m:rPr>
            <m:sty m:val="b"/>
          </m:rPr>
          <w:rPr>
            <w:rFonts w:ascii="Cambria Math" w:hAnsi="Cambria Math"/>
          </w:rPr>
          <m:t>x</m:t>
        </m:r>
        <m:r>
          <m:rPr/>
          <w:rPr>
            <w:rFonts w:ascii="Cambria Math" w:hAnsi="Cambria Math"/>
          </w:rPr>
          <m:t>)</m:t>
        </m:r>
      </m:oMath>
      <w:r>
        <w:t xml:space="preserve"> and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oMath>
      <w:r>
        <w:t>#Classes. 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increased linearly under big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consistent with the time complexity analysis.</w:t>
      </w:r>
    </w:p>
    <w:p>
      <w:pPr>
        <w:pStyle w:val="3"/>
      </w:pPr>
      <w:r>
        <w:t xml:space="preserve">For GAT, we modified the number of heads </w:t>
      </w:r>
      <m:oMath>
        <m:r>
          <m:rPr/>
          <w:rPr>
            <w:rFonts w:ascii="Cambria Math" w:hAnsi="Cambria Math"/>
          </w:rPr>
          <m:t>K</m:t>
        </m:r>
      </m:oMath>
      <w:r>
        <w:t xml:space="preserve"> and the dimension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in the GAT layer 0. The dimen</w:t>
      </w:r>
      <w:del w:id="1409" w:author="AugF" w:date="2020-08-21T11:33:19Z">
        <w:r>
          <w:rPr/>
          <w:delText>s</w:delText>
        </w:r>
      </w:del>
      <w:ins w:id="1410" w:author="AugF" w:date="2020-08-21T11:33:29Z">
        <w:r>
          <w:rPr>
            <w:rFonts w:hint="eastAsia" w:eastAsia="宋体"/>
            <w:lang w:val="en-US" w:eastAsia="zh-CN"/>
          </w:rPr>
          <w:t>s</w:t>
        </w:r>
      </w:ins>
      <w:del w:id="1411" w:author="AugF" w:date="2020-08-21T11:33:21Z">
        <w:r>
          <w:rPr/>
          <w:delText>t</w:delText>
        </w:r>
      </w:del>
      <w:r>
        <w:t xml:space="preserve">ion of the hidden feature vector was determined correspondingly as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)=K</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ℎead</m:t>
            </m:r>
            <m:ctrlPr>
              <w:rPr>
                <w:rFonts w:ascii="Cambria Math" w:hAnsi="Cambria Math"/>
              </w:rPr>
            </m:ctrlPr>
          </m:sub>
        </m:sSub>
      </m:oMath>
      <w:r>
        <w:t>. Figure </w:t>
      </w:r>
      <w:r>
        <w:fldChar w:fldCharType="begin"/>
      </w:r>
      <w:r>
        <w:instrText xml:space="preserve"> HYPERLINK \l "X3608bded97b6978c6cbe9e1e8fb7d5480b1dbfc" \h </w:instrText>
      </w:r>
      <w:r>
        <w:fldChar w:fldCharType="separate"/>
      </w:r>
      <w:r>
        <w:t>6(c)</w:t>
      </w:r>
      <w:r>
        <w:fldChar w:fldCharType="end"/>
      </w:r>
      <w:r>
        <w:t xml:space="preserve"> shows that the GAT training time increases linearly under big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and </w:t>
      </w:r>
      <m:oMath>
        <m:r>
          <m:rPr/>
          <w:rPr>
            <w:rFonts w:ascii="Cambria Math" w:hAnsi="Cambria Math"/>
          </w:rPr>
          <m:t>K</m:t>
        </m:r>
      </m:oMath>
      <w:r>
        <w:t>.</w:t>
      </w:r>
    </w:p>
    <w:p>
      <w:pPr>
        <w:pStyle w:val="3"/>
      </w:pPr>
      <w:r>
        <w:t xml:space="preserve">For GaAN, it is also based on the multi-head mechanism. Its time complexity is affected by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 xml:space="preserve"> and the number of heads </w:t>
      </w:r>
      <m:oMath>
        <m:r>
          <m:rPr/>
          <w:rPr>
            <w:rFonts w:ascii="Cambria Math" w:hAnsi="Cambria Math"/>
          </w:rPr>
          <m:t>K</m:t>
        </m:r>
      </m:oMath>
      <w:r>
        <w:t xml:space="preserve">. Figure 6(d) demonstrates that the training time increased linearly with the hyper-parameters, except for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increased, the training time increased first slightly and then linearly. We could observe similar phenomena in GCN, GGNN, and GAT with low hyper-parameters. When the hyper-parameter was too low, the GNN training could not make use of the full computing power of the GPU. When it became high enough, the training time increased linearly.</w:t>
      </w:r>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4"/>
                    <a:stretch>
                      <a:fillRect/>
                    </a:stretch>
                  </pic:blipFill>
                  <pic:spPr>
                    <a:xfrm>
                      <a:off x="0" y="0"/>
                      <a:ext cx="5486400" cy="4271645"/>
                    </a:xfrm>
                    <a:prstGeom prst="rect">
                      <a:avLst/>
                    </a:prstGeom>
                  </pic:spPr>
                </pic:pic>
              </a:graphicData>
            </a:graphic>
          </wp:inline>
        </w:drawing>
      </w:r>
    </w:p>
    <w:p>
      <w:pPr>
        <w:pStyle w:val="3"/>
      </w:pPr>
      <w:r>
        <w:t xml:space="preserve">The experimental results support the time complexity analysis. We further measured the effects of the hyper-parameters on the peak GPU memory usage in Figure 7. The memory usage also increased linearly as the hyper-parameters increased for all GNNs, except for GaAN 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oMath>
      <w:r>
        <w:t xml:space="preserve"> consumed a small proportion of memory in GaAN, the growth in the memory usage was not noticeable until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was 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The hyper-parameters affect the training time and the memory usage of the GNN training </w:t>
      </w:r>
      <w:r>
        <w:rPr>
          <w:b/>
        </w:rPr>
        <w:t>in a linear way</w:t>
      </w:r>
      <w:r>
        <w:t>. Algorithm engineers can use larger hyper-parameters to increase the expressive power of a GNN model without worrying about the explosive growth in the training time and memory usage.</w:t>
      </w:r>
    </w:p>
    <w:p>
      <w:pPr>
        <w:pStyle w:val="4"/>
      </w:pPr>
      <w:bookmarkStart w:id="20" w:name="sec:training_time_breakdown"/>
      <w:r>
        <w:t>4.2 Training Time Breakdown</w:t>
      </w:r>
      <w:bookmarkEnd w:id="20"/>
    </w:p>
    <w:p>
      <w:pPr>
        <w:pStyle w:val="30"/>
      </w:pPr>
      <w:r>
        <w:t>To find out which stage/step dominates the training time, we breakdown 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5"/>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layer 0 was much larger than layer 1. In those GNNs, the dimensions of the input/output feature vectors in the layer 0 were much larger than the dimensions in the layer 1.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r>
          <m:rPr>
            <m:sty m:val="b"/>
          </m:rPr>
          <w:rPr>
            <w:rFonts w:ascii="Cambria Math" w:hAnsi="Cambria Math"/>
          </w:rPr>
          <m:t>x</m:t>
        </m:r>
        <m:r>
          <m:rPr/>
          <w:rPr>
            <w:rFonts w:ascii="Cambria Math" w:hAnsi="Cambria Math"/>
          </w:rPr>
          <m:t>)</m:t>
        </m:r>
      </m:oMath>
      <w:r>
        <w:t xml:space="preserve">,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m:t>
        </m:r>
      </m:oMath>
      <w:r>
        <w:t xml:space="preserve"> and </w:t>
      </w:r>
      <m:oMath>
        <m:r>
          <m:rPr/>
          <w:rPr>
            <w:rFonts w:ascii="Cambria Math" w:hAnsi="Cambria Math"/>
          </w:rPr>
          <m:t>dim(</m:t>
        </m:r>
        <m:r>
          <m:rPr>
            <m:sty m:val="b"/>
          </m:rPr>
          <w:rPr>
            <w:rFonts w:ascii="Cambria Math" w:hAnsi="Cambria Math"/>
          </w:rPr>
          <m:t>x</m:t>
        </m:r>
        <m:r>
          <m:rPr/>
          <w:rPr>
            <w:rFonts w:ascii="Cambria Math" w:hAnsi="Cambria Math"/>
          </w:rPr>
          <m:t>)≫#Class</m:t>
        </m:r>
      </m:oMath>
      <w:r>
        <w:t xml:space="preserve">. For GaAN, since it required the dimensions of the input/output feature vectors must be the same,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the training time of both layers were close.</w:t>
      </w:r>
    </w:p>
    <w:p>
      <w:pPr>
        <w:pStyle w:val="3"/>
      </w:pPr>
      <w:r>
        <w:t xml:space="preserve">Each GNN layer can be further divided into the vertex and the edge calculation stages. In Figure 8, GCN spent most of the training time on the edge calculation in most datasets. A special case is </w:t>
      </w:r>
      <w:r>
        <w:rPr>
          <w:rStyle w:val="42"/>
        </w:rPr>
        <w:t>cph</w:t>
      </w:r>
      <w:r>
        <w:t xml:space="preserve"> dataset. The dimension of the input feature vectors was very high in </w:t>
      </w:r>
      <w:r>
        <w:rPr>
          <w:rStyle w:val="42"/>
        </w:rPr>
        <w:t>cph</w:t>
      </w:r>
      <w:r>
        <w:t xml:space="preserve">, making the vertex calculation stage of the GCN Layer 0 spend considerable time. GGNN also spent the majority of its training time on the edge calculation. But the high time complexity of its vertex update function </w:t>
      </w:r>
      <m:oMath>
        <m:r>
          <m:rPr/>
          <w:rPr>
            <w:rFonts w:ascii="Cambria Math" w:hAnsi="Cambria Math"/>
          </w:rPr>
          <m:t>γ</m:t>
        </m:r>
      </m:oMath>
      <w:r>
        <w:t xml:space="preserve"> made the ratio of the vertex calculation in the total training time much higher than other GNNs. For GAT and GaAN, due to their high edge calculation complexity, the edge calculation is the absolutely dominant stage. In summary, </w:t>
      </w:r>
      <w:r>
        <w:rPr>
          <w:i/>
        </w:rPr>
        <w:t>the edge calculation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26"/>
                    <a:stretch>
                      <a:fillRect/>
                    </a:stretch>
                  </pic:blipFill>
                  <pic:spPr>
                    <a:xfrm>
                      <a:off x="0" y="0"/>
                      <a:ext cx="5486400" cy="3575685"/>
                    </a:xfrm>
                    <a:prstGeom prst="rect">
                      <a:avLst/>
                    </a:prstGeom>
                  </pic:spPr>
                </pic:pic>
              </a:graphicData>
            </a:graphic>
          </wp:inline>
        </w:drawing>
      </w:r>
    </w:p>
    <w:p>
      <w:pPr>
        <w:pStyle w:val="3"/>
      </w:pPr>
      <w:r>
        <w:t xml:space="preserve">The experimental results also indicate that the average degree of the dataset affects the time-consuming proportion of the edge/vertex calculation. For GaAN, the time spent on the vertex calculation exceeded the edge calculation on the </w:t>
      </w:r>
      <w:r>
        <w:rPr>
          <w:rStyle w:val="42"/>
        </w:rPr>
        <w:t>pub</w:t>
      </w:r>
      <w:r>
        <w:t xml:space="preserve"> and </w:t>
      </w:r>
      <w:r>
        <w:rPr>
          <w:rStyle w:val="42"/>
        </w:rPr>
        <w:t>cam</w:t>
      </w:r>
      <w:r>
        <w:t xml:space="preserve"> datasets, because the average degrees of the two datasets were low, making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and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much closer. To evaluate the effects of the average degree, we used the R-MAT model to generate random graphs with 50k vertices and the average degrees ranging from 2 to 100. Figure 9 shows the training time of the four GNNs under different average degrees. As the average degree increased, the training time of the edge calculation grew </w:t>
      </w:r>
      <w:r>
        <w:rPr>
          <w:i/>
        </w:rPr>
        <w:t>linearly</w:t>
      </w:r>
      <w:r>
        <w:t>. For GCN, GAT, and GaAN, the edge calculation dominated the entire training time even under small average degrees. Only for GGNN that had high vertex and low edge calculation complexities, the training time of the vertex calculation could exceed the edge calculation under low average degrees (</w:t>
      </w:r>
      <m:oMath>
        <m:r>
          <m:rPr/>
          <w:rPr>
            <w:rFonts w:ascii="Cambria Math" w:hAnsi="Cambria Math"/>
          </w:rPr>
          <m:t>&lt;5</m:t>
        </m:r>
      </m:oMath>
      <w:r>
        <w:t xml:space="preserve">). Therefore, </w:t>
      </w:r>
      <w:r>
        <w:rPr>
          <w:i/>
        </w:rPr>
        <w:t>improving the efficiency of the edge calculation is the key to reduce the GNN training time</w:t>
      </w:r>
      <w:r>
        <w:t>.</w:t>
      </w:r>
    </w:p>
    <w:p>
      <w:pPr>
        <w:pStyle w:val="5"/>
      </w:pPr>
      <w:bookmarkStart w:id="22" w:name="step-level-in-edge-calculation"/>
      <w:r>
        <w:t>4.2.2 Step Level in Edge Calculation</w:t>
      </w:r>
      <w:bookmarkEnd w:id="22"/>
    </w:p>
    <w:p>
      <w:pPr>
        <w:pStyle w:val="3"/>
      </w:pPr>
      <w:r>
        <w:rPr>
          <w:lang w:eastAsia="zh-CN"/>
        </w:rPr>
        <w:drawing>
          <wp:inline distT="0" distB="0" distL="0" distR="0">
            <wp:extent cx="5486400" cy="1439545"/>
            <wp:effectExtent l="0" t="0" r="0" b="0"/>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27"/>
                    <a:stretch>
                      <a:fillRect/>
                    </a:stretch>
                  </pic:blipFill>
                  <pic:spPr>
                    <a:xfrm>
                      <a:off x="0" y="0"/>
                      <a:ext cx="5486400" cy="1439545"/>
                    </a:xfrm>
                    <a:prstGeom prst="rect">
                      <a:avLst/>
                    </a:prstGeom>
                  </pic:spPr>
                </pic:pic>
              </a:graphicData>
            </a:graphic>
          </wp:inline>
        </w:drawing>
      </w:r>
    </w:p>
    <w:p>
      <w:pPr>
        <w:pStyle w:val="3"/>
      </w:pPr>
      <w:r>
        <w:t xml:space="preserve">In the implementation of PyG, the edge calculation stage can be decomposed into four steps: collect, message, aggregate, and update, as shown in Figure 10. The edge index is a matrix with </w:t>
      </w:r>
      <m:oMath>
        <m:r>
          <m:rPr/>
          <w:rPr>
            <w:rFonts w:ascii="Cambria Math" w:hAnsi="Cambria Math"/>
          </w:rPr>
          <m:t>M</m:t>
        </m:r>
      </m:oMath>
      <w:r>
        <w:t xml:space="preserve"> rows and 2 columns that holds the edge set of the graph, where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The two columns of the matrix store the source vertex and the target vertex of each edge, respectively. </w:t>
      </w:r>
      <w:del w:id="1412" w:author="AugF" w:date="2020-08-19T23:23:19Z">
        <w:r>
          <w:rPr/>
          <w:delText>The collect step</w:delText>
        </w:r>
      </w:del>
      <w:ins w:id="1413" w:author="AugF" w:date="2020-08-19T23:23:19Z">
        <w:r>
          <w:rPr>
            <w:rFonts w:hint="eastAsia" w:eastAsia="宋体"/>
            <w:lang w:eastAsia="zh-CN"/>
          </w:rPr>
          <w:t>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to the ends of each edge in the edge index, to form the parameters </w:t>
      </w:r>
      <m:oMath>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of the message function </w:t>
      </w:r>
      <m:oMath>
        <m:r>
          <m:rPr/>
          <w:rPr>
            <w:rFonts w:ascii="Cambria Math" w:hAnsi="Cambria Math"/>
          </w:rPr>
          <m:t>ϕ</m:t>
        </m:r>
      </m:oMath>
      <w:r>
        <w:t xml:space="preserve">. This step only involves the data movement. </w:t>
      </w:r>
      <w:del w:id="1414" w:author="AugF" w:date="2020-08-19T23:24:57Z">
        <w:r>
          <w:rPr/>
          <w:delText>The message step</w:delText>
        </w:r>
      </w:del>
      <w:ins w:id="1415" w:author="AugF" w:date="2020-08-19T23:24:57Z">
        <w:r>
          <w:rPr>
            <w:rFonts w:hint="eastAsia" w:eastAsia="宋体"/>
            <w:lang w:eastAsia="zh-CN"/>
          </w:rPr>
          <w:t>the messaging step</w:t>
        </w:r>
      </w:ins>
      <w:r>
        <w:t xml:space="preserve"> calls the message function </w:t>
      </w:r>
      <m:oMath>
        <m:r>
          <m:rP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oMath>
      <w:r>
        <w:t xml:space="preserve">. The aggregate 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with the aggregation operation </w:t>
      </w:r>
      <m:oMath>
        <m:r>
          <m:rPr/>
          <w:rPr>
            <w:rFonts w:ascii="Cambria Math" w:hAnsi="Cambria Math"/>
          </w:rPr>
          <m:t>Σ</m:t>
        </m:r>
      </m:oMath>
      <w:r>
        <w:t xml:space="preserve">. </w:t>
      </w:r>
      <w:del w:id="1416" w:author="AugF" w:date="2020-08-19T23:27:45Z">
        <w:r>
          <w:rPr/>
          <w:delText>The update step</w:delText>
        </w:r>
      </w:del>
      <w:ins w:id="1417" w:author="AugF" w:date="2020-08-19T23:27:45Z">
        <w:r>
          <w:rPr>
            <w:rFonts w:hint="eastAsia" w:eastAsia="宋体"/>
            <w:lang w:eastAsia="zh-CN"/>
          </w:rPr>
          <w:t>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(after </w:t>
      </w:r>
      <w:del w:id="1418" w:author="AugF" w:date="2020-08-19T23:27:45Z">
        <w:r>
          <w:rPr/>
          <w:delText>the update step</w:delText>
        </w:r>
      </w:del>
      <w:ins w:id="1419" w:author="AugF" w:date="2020-08-19T23:27:45Z">
        <w:r>
          <w:rPr>
            <w:rFonts w:hint="eastAsia" w:eastAsia="宋体"/>
            <w:lang w:eastAsia="zh-CN"/>
          </w:rPr>
          <w:t>the updating step</w:t>
        </w:r>
      </w:ins>
      <w:r>
        <w:t xml:space="preserve">) will be fed into the vertex update function </w:t>
      </w:r>
      <m:oMath>
        <m:r>
          <m:rP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28"/>
                    <a:stretch>
                      <a:fillRect/>
                    </a:stretch>
                  </pic:blipFill>
                  <pic:spPr>
                    <a:xfrm>
                      <a:off x="0" y="0"/>
                      <a:ext cx="5372568" cy="3704212"/>
                    </a:xfrm>
                    <a:prstGeom prst="rect">
                      <a:avLst/>
                    </a:prstGeom>
                  </pic:spPr>
                </pic:pic>
              </a:graphicData>
            </a:graphic>
          </wp:inline>
        </w:drawing>
      </w:r>
    </w:p>
    <w:p>
      <w:pPr>
        <w:pStyle w:val="3"/>
      </w:pPr>
      <w:r>
        <w:t xml:space="preserve">We decomposed the execution time of the edge calculation step in Figure 11. In each GNN, the proportion of the four steps were rather stable, rarely affected by datasets. For GAT and GaAN with the high edge calculation complexity, </w:t>
      </w:r>
      <w:del w:id="1420" w:author="AugF" w:date="2020-08-19T23:24:57Z">
        <w:r>
          <w:rPr/>
          <w:delText>the message step</w:delText>
        </w:r>
      </w:del>
      <w:ins w:id="1421" w:author="AugF" w:date="2020-08-19T23:24:57Z">
        <w:r>
          <w:rPr>
            <w:rFonts w:hint="eastAsia" w:eastAsia="宋体"/>
            <w:lang w:eastAsia="zh-CN"/>
          </w:rPr>
          <w:t>the messaging step</w:t>
        </w:r>
      </w:ins>
      <w:r>
        <w:t xml:space="preserve"> consumed most of the execution time. For GCN and GGNN with the low </w:t>
      </w:r>
      <w:ins w:id="1422" w:author="AugF" w:date="2020-08-21T11:29:41Z">
        <w:r>
          <w:rPr>
            <w:rFonts w:hint="eastAsia" w:eastAsia="宋体"/>
            <w:lang w:val="en-US" w:eastAsia="zh-CN"/>
          </w:rPr>
          <w:t>e</w:t>
        </w:r>
      </w:ins>
      <w:ins w:id="1423" w:author="AugF" w:date="2020-08-21T11:29:44Z">
        <w:r>
          <w:rPr>
            <w:rFonts w:hint="eastAsia" w:eastAsia="宋体"/>
            <w:lang w:val="en-US" w:eastAsia="zh-CN"/>
          </w:rPr>
          <w:t>d</w:t>
        </w:r>
      </w:ins>
      <w:ins w:id="1424" w:author="AugF" w:date="2020-08-21T11:29:45Z">
        <w:r>
          <w:rPr>
            <w:rFonts w:hint="eastAsia" w:eastAsia="宋体"/>
            <w:lang w:val="en-US" w:eastAsia="zh-CN"/>
          </w:rPr>
          <w:t xml:space="preserve">ge </w:t>
        </w:r>
      </w:ins>
      <w:r>
        <w:t xml:space="preserve">complexity, the proportions of the steps were close. Since the message function </w:t>
      </w:r>
      <m:oMath>
        <m:r>
          <m:rPr/>
          <w:rPr>
            <w:rFonts w:ascii="Cambria Math" w:hAnsi="Cambria Math"/>
          </w:rPr>
          <m:t>ϕ</m:t>
        </m:r>
      </m:oMath>
      <w:r>
        <w:t xml:space="preserve"> of GGNN used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directly in the implementation, the time spent on </w:t>
      </w:r>
      <w:del w:id="1425" w:author="AugF" w:date="2020-08-19T23:24:57Z">
        <w:r>
          <w:rPr/>
          <w:delText>the message step</w:delText>
        </w:r>
      </w:del>
      <w:ins w:id="1426" w:author="AugF" w:date="2020-08-19T23:24:57Z">
        <w:r>
          <w:rPr>
            <w:rFonts w:hint="eastAsia" w:eastAsia="宋体"/>
            <w:lang w:eastAsia="zh-CN"/>
          </w:rPr>
          <w:t>the messaging step</w:t>
        </w:r>
      </w:ins>
      <w:r>
        <w:t xml:space="preserve"> of GGNN was negligible. Although </w:t>
      </w:r>
      <w:del w:id="1427" w:author="AugF" w:date="2020-08-19T23:23:19Z">
        <w:r>
          <w:rPr/>
          <w:delText>the collect step</w:delText>
        </w:r>
      </w:del>
      <w:ins w:id="1428" w:author="AugF" w:date="2020-08-19T23:23:19Z">
        <w:r>
          <w:rPr>
            <w:rFonts w:hint="eastAsia" w:eastAsia="宋体"/>
            <w:lang w:eastAsia="zh-CN"/>
          </w:rPr>
          <w:t>the collection step</w:t>
        </w:r>
      </w:ins>
      <w:r>
        <w:t xml:space="preserve"> did not conduct any computation and only involved data movement, it occupied noticeable execution time in all the GNNs. The experiments show that </w:t>
      </w:r>
      <w:r>
        <w:rPr>
          <w:i/>
        </w:rPr>
        <w:t>the performance bottleneck on the step level depends on the complexity of the edge calculation</w:t>
      </w:r>
      <w:r>
        <w:t xml:space="preserve">. For GNNs with the high edge calculation complexity, the message function </w:t>
      </w:r>
      <m:oMath>
        <m:r>
          <m:rPr/>
          <w:rPr>
            <w:rFonts w:ascii="Cambria Math" w:hAnsi="Cambria Math"/>
          </w:rPr>
          <m:t>ϕ</m:t>
        </m:r>
      </m:oMath>
      <w:r>
        <w:t xml:space="preserve"> is the performance bottleneck. Optimizing its implementation can significantly reduce the training time. For the other GNNs, optimization should focus on reducing the costs of the collect and the aggregation steps. Additionally, improving the efficiency of </w:t>
      </w:r>
      <w:del w:id="1429" w:author="AugF" w:date="2020-08-19T23:23:19Z">
        <w:r>
          <w:rPr/>
          <w:delText>the collect step</w:delText>
        </w:r>
      </w:del>
      <w:ins w:id="1430"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m:rPr/>
          <w:rPr>
            <w:rFonts w:ascii="Cambria Math" w:hAnsi="Cambria Math"/>
          </w:rPr>
          <m:t>ϕ</m:t>
        </m:r>
      </m:oMath>
      <w:r>
        <w:t xml:space="preserve">, </w:t>
      </w:r>
      <m:oMath>
        <m:r>
          <m:rPr/>
          <w:rPr>
            <w:rFonts w:ascii="Cambria Math" w:hAnsi="Cambria Math"/>
          </w:rPr>
          <m:t>Σ</m:t>
        </m:r>
      </m:oMath>
      <w:r>
        <w:t xml:space="preserve"> and </w:t>
      </w:r>
      <m:oMath>
        <m:r>
          <m:rP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r>
        <w:rPr>
          <w:lang w:eastAsia="zh-CN"/>
        </w:rPr>
        <w:drawing>
          <wp:inline distT="0" distB="0" distL="0" distR="0">
            <wp:extent cx="5486400" cy="3659505"/>
            <wp:effectExtent l="0" t="0" r="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29"/>
                    <a:stretch>
                      <a:fillRect/>
                    </a:stretch>
                  </pic:blipFill>
                  <pic:spPr>
                    <a:xfrm>
                      <a:off x="0" y="0"/>
                      <a:ext cx="5486400" cy="3659505"/>
                    </a:xfrm>
                    <a:prstGeom prst="rect">
                      <a:avLst/>
                    </a:prstGeom>
                  </pic:spPr>
                </pic:pic>
              </a:graphicData>
            </a:graphic>
          </wp:inline>
        </w:drawing>
      </w:r>
    </w:p>
    <w:p>
      <w:pPr>
        <w:pStyle w:val="6"/>
      </w:pPr>
      <w:bookmarkStart w:id="24" w:name="gcn"/>
      <w:r>
        <w:t>GCN</w:t>
      </w:r>
      <w:bookmarkEnd w:id="24"/>
    </w:p>
    <w:p>
      <w:pPr>
        <w:pStyle w:val="30"/>
      </w:pPr>
      <w:r>
        <w:t xml:space="preserve">The most time-consuming basic operator was the matrix multiplication </w:t>
      </w:r>
      <w:r>
        <w:rPr>
          <w:rStyle w:val="42"/>
        </w:rPr>
        <w:t>mm</w:t>
      </w:r>
      <w:r>
        <w:t xml:space="preserve"> used in the vertex update function </w:t>
      </w:r>
      <m:oMath>
        <m:r>
          <m:rPr/>
          <w:rPr>
            <w:rFonts w:ascii="Cambria Math" w:hAnsi="Cambria Math"/>
          </w:rPr>
          <m:t>γ</m:t>
        </m:r>
      </m:oMath>
      <w:r>
        <w:t xml:space="preserve">. The elementwise multiplication </w:t>
      </w:r>
      <w:r>
        <w:rPr>
          <w:rStyle w:val="42"/>
        </w:rPr>
        <w:t>mul</w:t>
      </w:r>
      <w:r>
        <w:t xml:space="preserve"> used in the message function </w:t>
      </w:r>
      <m:oMath>
        <m:r>
          <m:rPr/>
          <w:rPr>
            <w:rFonts w:ascii="Cambria Math" w:hAnsi="Cambria Math"/>
          </w:rPr>
          <m:t>ϕ</m:t>
        </m:r>
      </m:oMath>
      <w:r>
        <w:t xml:space="preserve"> was also time-consuming. The other three operators were used in the edge calculation: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1431" w:author="AugF" w:date="2020-08-19T23:23:19Z">
        <w:r>
          <w:rPr/>
          <w:delText>the collect step</w:delText>
        </w:r>
      </w:del>
      <w:ins w:id="1432" w:author="AugF" w:date="2020-08-19T23:23:19Z">
        <w:r>
          <w:rPr>
            <w:rFonts w:hint="eastAsia" w:eastAsia="宋体"/>
            <w:lang w:eastAsia="zh-CN"/>
          </w:rPr>
          <w:t>the collection step</w:t>
        </w:r>
      </w:ins>
      <w:r>
        <w:t>. For GCN, the basic operators related to the edge calculation consumed the majority of the training time.</w:t>
      </w:r>
    </w:p>
    <w:p>
      <w:pPr>
        <w:pStyle w:val="6"/>
      </w:pPr>
      <w:bookmarkStart w:id="25" w:name="ggnn"/>
      <w:r>
        <w:t>GGNN</w:t>
      </w:r>
      <w:bookmarkEnd w:id="25"/>
    </w:p>
    <w:p>
      <w:pPr>
        <w:pStyle w:val="30"/>
      </w:pPr>
      <w:r>
        <w:t xml:space="preserve">The top basic operator was </w:t>
      </w:r>
      <w:r>
        <w:rPr>
          <w:rStyle w:val="42"/>
        </w:rPr>
        <w:t>mm</w:t>
      </w:r>
      <w:r>
        <w:t xml:space="preserve"> used in the vertex calculation. Due to the high time complexity in </w:t>
      </w:r>
      <m:oMath>
        <m:r>
          <m:rPr/>
          <w:rPr>
            <w:rFonts w:ascii="Cambria Math" w:hAnsi="Cambria Math"/>
          </w:rPr>
          <m:t>γ</m:t>
        </m:r>
      </m:oMath>
      <w:r>
        <w:t xml:space="preserve">, the proportion of the </w:t>
      </w:r>
      <w:r>
        <w:rPr>
          <w:rStyle w:val="42"/>
        </w:rPr>
        <w:t>mm</w:t>
      </w:r>
      <w:r>
        <w:t xml:space="preserve"> operator was much higher than the other operators. The </w:t>
      </w:r>
      <w:r>
        <w:rPr>
          <w:rStyle w:val="42"/>
        </w:rPr>
        <w:t>thnn_fused_gru_cell</w:t>
      </w:r>
      <w:r>
        <w:t xml:space="preserve"> operator that was used in the backward phase of </w:t>
      </w:r>
      <m:oMath>
        <m:r>
          <m:rPr/>
          <w:rPr>
            <w:rFonts w:ascii="Cambria Math" w:hAnsi="Cambria Math"/>
          </w:rPr>
          <m:t>γ</m:t>
        </m:r>
      </m:oMath>
      <w:r>
        <w:t xml:space="preserve"> was also noticeable. The other three operators were used in the edge calculation.</w:t>
      </w:r>
    </w:p>
    <w:p>
      <w:pPr>
        <w:pStyle w:val="6"/>
      </w:pPr>
      <w:bookmarkStart w:id="26" w:name="gat"/>
      <w:r>
        <w:t>GAT</w:t>
      </w:r>
      <w:bookmarkEnd w:id="26"/>
    </w:p>
    <w:p>
      <w:pPr>
        <w:pStyle w:val="30"/>
      </w:pPr>
      <w:r>
        <w:t xml:space="preserve">All the top basic operators except for </w:t>
      </w:r>
      <w:r>
        <w:rPr>
          <w:rStyle w:val="42"/>
        </w:rPr>
        <w:t>mm</w:t>
      </w:r>
      <w:r>
        <w:t xml:space="preserve"> were related to the edge calculation. The </w:t>
      </w:r>
      <w:r>
        <w:rPr>
          <w:rStyle w:val="42"/>
        </w:rPr>
        <w:t>mm</w:t>
      </w:r>
      <w:r>
        <w:t xml:space="preserve"> operator was used in the vertex update function </w:t>
      </w:r>
      <m:oMath>
        <m:r>
          <m:rPr/>
          <w:rPr>
            <w:rFonts w:ascii="Cambria Math" w:hAnsi="Cambria Math"/>
          </w:rPr>
          <m:t>γ</m:t>
        </m:r>
      </m:oMath>
      <w:r>
        <w:t>.</w:t>
      </w:r>
    </w:p>
    <w:p>
      <w:pPr>
        <w:pStyle w:val="6"/>
      </w:pPr>
      <w:bookmarkStart w:id="27" w:name="gaan"/>
      <w:r>
        <w:t>GaAN</w:t>
      </w:r>
      <w:bookmarkEnd w:id="27"/>
    </w:p>
    <w:p>
      <w:pPr>
        <w:pStyle w:val="30"/>
      </w:pPr>
      <w:r>
        <w:t xml:space="preserve">The top basic operator was </w:t>
      </w:r>
      <w:r>
        <w:rPr>
          <w:rStyle w:val="42"/>
        </w:rPr>
        <w:t>bmm</w:t>
      </w:r>
      <w:r>
        <w:t xml:space="preserve"> used in the message function </w:t>
      </w:r>
      <m:oMath>
        <m:r>
          <m:rPr/>
          <w:rPr>
            <w:rFonts w:ascii="Cambria Math" w:hAnsi="Cambria Math"/>
          </w:rPr>
          <m:t>ϕ</m:t>
        </m:r>
      </m:oMath>
      <w:r>
        <w:t xml:space="preserve">. The </w:t>
      </w:r>
      <w:r>
        <w:rPr>
          <w:rStyle w:val="42"/>
        </w:rPr>
        <w:t>addmm</w:t>
      </w:r>
      <w:r>
        <w:t xml:space="preserve"> operator and the </w:t>
      </w:r>
      <w:r>
        <w:rPr>
          <w:rStyle w:val="42"/>
        </w:rPr>
        <w:t>mm</w:t>
      </w:r>
      <w:r>
        <w:t xml:space="preserve"> operator were used in both the vertex and the edge calculation, where the edge calculation is dominant.</w:t>
      </w:r>
    </w:p>
    <w:p>
      <w:pPr>
        <w:pStyle w:val="3"/>
      </w:pPr>
      <w:r>
        <w:t xml:space="preserve">In general, the most time-consuming operator in GNN calculation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aggregate step in the edge calculation is relatively simple (like sum and mean), the related operators </w:t>
      </w:r>
      <w:r>
        <w:rPr>
          <w:rStyle w:val="42"/>
        </w:rPr>
        <w:t>scatter_add</w:t>
      </w:r>
      <w:r>
        <w:t xml:space="preserve"> and </w:t>
      </w:r>
      <w:r>
        <w:rPr>
          <w:rStyle w:val="42"/>
        </w:rPr>
        <w:t>gather</w:t>
      </w:r>
      <w:r>
        <w:t xml:space="preserve"> still consumed a certain amount of the time. They have to synchronize between hardware threads to avoid updating the same aggregated vector at the same time and they conducted non-regular memory access with the access pattern determined by the edge set dynamically. For GPU, they were less efficient than </w:t>
      </w:r>
      <w:r>
        <w:rPr>
          <w:rStyle w:val="42"/>
        </w:rPr>
        <w:t>mm</w:t>
      </w:r>
      <w:r>
        <w:t xml:space="preserve">. The index-based selection </w:t>
      </w:r>
      <w:r>
        <w:rPr>
          <w:rStyle w:val="42"/>
        </w:rPr>
        <w:t>index_select</w:t>
      </w:r>
      <w:r>
        <w:t xml:space="preserve"> operator from the collection step consumed around 10% of the time in all GNNs. Though GPUs have high on-chip memory bandwidth, improving the efficiency of </w:t>
      </w:r>
      <w:r>
        <w:rPr>
          <w:rStyle w:val="42"/>
        </w:rPr>
        <w:t>scatter_add</w:t>
      </w:r>
      <w:r>
        <w:t>/</w:t>
      </w:r>
      <w:r>
        <w:rPr>
          <w:rStyle w:val="42"/>
        </w:rPr>
        <w:t>gather</w:t>
      </w:r>
      <w:r>
        <w:t>/</w:t>
      </w:r>
      <w:r>
        <w:rPr>
          <w:rStyle w:val="42"/>
        </w:rPr>
        <w:t>index_select</w:t>
      </w:r>
      <w:r>
        <w:t xml:space="preserve"> (like overlapping them with </w:t>
      </w:r>
      <m:oMath>
        <m:r>
          <m:rPr/>
          <w:rPr>
            <w:rFonts w:ascii="Cambria Math" w:hAnsi="Cambria Math"/>
          </w:rPr>
          <m:t>ϕ</m:t>
        </m:r>
      </m:oMath>
      <w:r>
        <w:t>) can benefit the training of all kinds of GNNs.</w:t>
      </w:r>
    </w:p>
    <w:p>
      <w:pPr>
        <w:pStyle w:val="6"/>
      </w:pPr>
      <w:bookmarkStart w:id="28" w:name="summary-1"/>
      <w:r>
        <w:t>Summary</w:t>
      </w:r>
      <w:bookmarkEnd w:id="28"/>
    </w:p>
    <w:p>
      <w:pPr>
        <w:pStyle w:val="30"/>
      </w:pPr>
      <w:r>
        <w:t xml:space="preserve">The GNN training is suitable for GPU. The </w:t>
      </w:r>
      <w:r>
        <w:rPr>
          <w:b/>
        </w:rPr>
        <w:t>edge calculation is the main performance bottleneck</w:t>
      </w:r>
      <w:r>
        <w:t xml:space="preserve">, except for training GNNs with high vertex calculation complexity on low-average-degree graphs. The performance bottleneck in the edge calculation depends on the time complexity of the message function </w:t>
      </w:r>
      <m:oMath>
        <m:r>
          <m:rPr/>
          <w:rPr>
            <w:rFonts w:ascii="Cambria Math" w:hAnsi="Cambria Math"/>
          </w:rPr>
          <m:t>ϕ</m:t>
        </m:r>
      </m:oMath>
      <w:r>
        <w:t>.</w:t>
      </w:r>
    </w:p>
    <w:p>
      <w:pPr>
        <w:numPr>
          <w:ilvl w:val="0"/>
          <w:numId w:val="2"/>
        </w:numPr>
      </w:pPr>
      <w:r>
        <w:t xml:space="preserve">If the time complexity of </w:t>
      </w:r>
      <m:oMath>
        <m:r>
          <m:rPr/>
          <w:rPr>
            <w:rFonts w:ascii="Cambria Math" w:hAnsi="Cambria Math"/>
          </w:rPr>
          <m:t>ϕ</m:t>
        </m:r>
      </m:oMath>
      <w:r>
        <w:t xml:space="preserve"> is </w:t>
      </w:r>
      <w:r>
        <w:rPr>
          <w:b/>
        </w:rPr>
        <w:t>high</w:t>
      </w:r>
      <w:r>
        <w:t xml:space="preserve">, the </w:t>
      </w:r>
      <w:r>
        <w:rPr>
          <w:b/>
        </w:rPr>
        <w:t xml:space="preserve">efficiency of </w:t>
      </w:r>
      <m:oMath>
        <m:r>
          <m:rPr/>
          <w:rPr>
            <w:rFonts w:ascii="Cambria Math" w:hAnsi="Cambria Math"/>
          </w:rPr>
          <m:t>ϕ</m:t>
        </m:r>
      </m:oMath>
      <w:r>
        <w:t xml:space="preserve"> 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m:rPr/>
          <w:rPr>
            <w:rFonts w:ascii="Cambria Math" w:hAnsi="Cambria Math"/>
          </w:rPr>
          <m:t>ϕ</m:t>
        </m:r>
      </m:oMath>
      <w:r>
        <w:t xml:space="preserve"> is </w:t>
      </w:r>
      <w:r>
        <w:rPr>
          <w:b/>
        </w:rPr>
        <w:t>low</w:t>
      </w:r>
      <w:r>
        <w:t xml:space="preserve">, </w:t>
      </w:r>
      <w:del w:id="1433" w:author="AugF" w:date="2020-08-19T23:23:19Z">
        <w:r>
          <w:rPr/>
          <w:delText xml:space="preserve">the </w:delText>
        </w:r>
      </w:del>
      <w:del w:id="1434" w:author="AugF" w:date="2020-08-19T23:23:19Z">
        <w:r>
          <w:rPr>
            <w:b/>
          </w:rPr>
          <w:delText>collect step</w:delText>
        </w:r>
      </w:del>
      <w:ins w:id="1435" w:author="AugF" w:date="2020-08-19T23:23:19Z">
        <w:r>
          <w:rPr>
            <w:rFonts w:hint="eastAsia" w:eastAsia="宋体"/>
            <w:lang w:eastAsia="zh-CN"/>
          </w:rPr>
          <w:t>the collection step</w:t>
        </w:r>
      </w:ins>
      <w:r>
        <w:t xml:space="preserve"> and the </w:t>
      </w:r>
      <w:r>
        <w:rPr>
          <w:b/>
        </w:rPr>
        <w:t>aggregation step</w:t>
      </w:r>
      <w:r>
        <w:t xml:space="preserve"> limit the performance. </w:t>
      </w:r>
      <w:del w:id="1436" w:author="AugF" w:date="2020-08-19T23:23:19Z">
        <w:r>
          <w:rPr/>
          <w:delText>The collect step</w:delText>
        </w:r>
      </w:del>
      <w:ins w:id="1437" w:author="AugF" w:date="2020-08-19T23:23:19Z">
        <w:r>
          <w:rPr>
            <w:rFonts w:hint="eastAsia" w:eastAsia="宋体"/>
            <w:lang w:eastAsia="zh-CN"/>
          </w:rPr>
          <w:t>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 of graphs that a GPU can train GNNs on</w:t>
      </w:r>
      <w:r>
        <w:t xml:space="preserve">. For example, GaAN was unable to complete the training due to memory overflow exception on </w:t>
      </w:r>
      <w:r>
        <w:rPr>
          <w:rStyle w:val="42"/>
        </w:rPr>
        <w:t>cph</w:t>
      </w:r>
      <w:r>
        <w:t xml:space="preserve"> dataset.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0"/>
                    <a:stretch>
                      <a:fillRect/>
                    </a:stretch>
                  </pic:blipFill>
                  <pic:spPr>
                    <a:xfrm>
                      <a:off x="0" y="0"/>
                      <a:ext cx="3657917" cy="2392887"/>
                    </a:xfrm>
                    <a:prstGeom prst="rect">
                      <a:avLst/>
                    </a:prstGeom>
                  </pic:spPr>
                </pic:pic>
              </a:graphicData>
            </a:graphic>
          </wp:inline>
        </w:drawing>
      </w:r>
      <w:bookmarkEnd w:id="30"/>
    </w:p>
    <w:p>
      <w:pPr>
        <w:pStyle w:val="3"/>
        <w:jc w:val="center"/>
      </w:pPr>
      <w:r>
        <w:rPr>
          <w:lang w:eastAsia="zh-CN"/>
        </w:rPr>
        <w:drawing>
          <wp:inline distT="0" distB="0" distL="0" distR="0">
            <wp:extent cx="4366260" cy="2301240"/>
            <wp:effectExtent l="0" t="0" r="0" b="381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1"/>
                    <a:stretch>
                      <a:fillRect/>
                    </a:stretch>
                  </pic:blipFill>
                  <pic:spPr>
                    <a:xfrm>
                      <a:off x="0" y="0"/>
                      <a:ext cx="4366638" cy="2301439"/>
                    </a:xfrm>
                    <a:prstGeom prst="rect">
                      <a:avLst/>
                    </a:prstGeom>
                  </pic:spPr>
                </pic:pic>
              </a:graphicData>
            </a:graphic>
          </wp:inline>
        </w:drawing>
      </w:r>
    </w:p>
    <w:p>
      <w:pPr>
        <w:pStyle w:val="3"/>
      </w:pPr>
      <w:r>
        <w:t xml:space="preserve">Figure 13 shows the peak memory usage of each phase in the GNN training on the </w:t>
      </w:r>
      <w:r>
        <w:rPr>
          <w:rStyle w:val="42"/>
        </w:rPr>
        <w:t>amp</w:t>
      </w:r>
      <w:r>
        <w:t xml:space="preserve"> dataset. The trend was similar to other datasets. </w:t>
      </w:r>
      <w:r>
        <w:rPr>
          <w:i/>
        </w:rPr>
        <w:t>The GNN training achieved its peak memory usage in the forward and the backward phases</w:t>
      </w:r>
      <w:r>
        <w:t xml:space="preserve">. The forward phase generated a large number of intermediate results. Some key intermediate results were cached, increasing memory usage. The cached results were used in the gradient calculation in the backward phase. Figure 14 shows the computation graph of the vertex update function </w:t>
      </w:r>
      <m:oMath>
        <m:r>
          <m:rPr/>
          <w:rPr>
            <w:rFonts w:ascii="Cambria Math" w:hAnsi="Cambria Math"/>
          </w:rPr>
          <m:t>γ</m:t>
        </m:r>
      </m:oMath>
      <w:r>
        <w:t xml:space="preserve"> of GGNN. The computation graph had a large number of operators, each operator generating an intermediate matrix. Some key intermediate matrices were cached. The cached matrices were the main source of memory usage in the loss phase. By the end of the backward phase, the cached results were released. Since the evaluation phase did not need to calculate the gradients, it did not cache intermediate results. Its memory usage declined sharply.</w:t>
      </w:r>
    </w:p>
    <w:p>
      <w:pPr>
        <w:pStyle w:val="3"/>
      </w:pPr>
      <w:r>
        <w:t xml:space="preserve">The peak memory usage during the GNN training far exceeds the size of the dataset itself. We define the </w:t>
      </w:r>
      <w:r>
        <w:rPr>
          <w:i/>
        </w:rPr>
        <w:t>memory expansion ratio</w:t>
      </w:r>
      <w:r>
        <w:t xml:space="preserve"> (MER) as the ratio of the peak memory usage during the training to the memory usage after loading the dataset. Figure 15 compares MER of different GNNs. GCN had the lowest MER (up to 14) while GaAN had the highest MER (up to 101). </w:t>
      </w:r>
      <w:r>
        <w:rPr>
          <w:i/>
        </w:rPr>
        <w:t>The high MER limits the data scalability of GNNs</w:t>
      </w:r>
      <w:r>
        <w:t>, making GPU unable to handle big graphs.</w:t>
      </w:r>
    </w:p>
    <w:p>
      <w:pPr>
        <w:pStyle w:val="3"/>
      </w:pPr>
      <w:r>
        <w:rPr>
          <w:lang w:eastAsia="zh-CN"/>
        </w:rPr>
        <w:drawing>
          <wp:inline distT="0" distB="0" distL="0" distR="0">
            <wp:extent cx="5486400" cy="4501515"/>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2"/>
                    <a:stretch>
                      <a:fillRect/>
                    </a:stretch>
                  </pic:blipFill>
                  <pic:spPr>
                    <a:xfrm>
                      <a:off x="0" y="0"/>
                      <a:ext cx="5486400" cy="4501515"/>
                    </a:xfrm>
                    <a:prstGeom prst="rect">
                      <a:avLst/>
                    </a:prstGeom>
                  </pic:spPr>
                </pic:pic>
              </a:graphicData>
            </a:graphic>
          </wp:inline>
        </w:drawing>
      </w:r>
    </w:p>
    <w:p>
      <w:pPr>
        <w:pStyle w:val="3"/>
      </w:pPr>
      <w:r>
        <w:t>Figure 15 also indicates that the same GNN had different MERs for different datasets. Two characteristics of the 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 The size becomes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decreased as the dimension of the input feature vectors increased</w:t>
      </w:r>
      <w:r>
        <w:t>.</w:t>
      </w:r>
    </w:p>
    <w:p>
      <w:pPr>
        <w:pStyle w:val="3"/>
      </w:pPr>
      <w:r>
        <w:t xml:space="preserve">The average degree of the graph also affects MER by influencing the relative scale of the intermediate results from the edge/vertex calculation. Fixing the number of vertices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increased,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increased and the peak memory usage increased </w:t>
      </w:r>
      <w:r>
        <w:rPr>
          <w:i/>
        </w:rPr>
        <w:t>linearly</w:t>
      </w:r>
      <w:r>
        <w:t xml:space="preserve"> with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The edge calculation gradually dominated the memory usage and </w:t>
      </w:r>
      <w:r>
        <w:rPr>
          <w:i/>
        </w:rPr>
        <w:t>the MER converged to a stable value</w:t>
      </w:r>
      <w:r>
        <w:t xml:space="preserve">. The stable value was determined by the complexity of the edge calculation. Except for GGNN, the MER of the other GNNs increased as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increased. As GGNN had high vertex calculation complexity, the MER related to the vertex calculation was much larger than the edge calculation. When the edge calculation dominated the memory usage, its MER became smaller.</w:t>
      </w:r>
    </w:p>
    <w:p>
      <w:pPr>
        <w:pStyle w:val="3"/>
      </w:pPr>
      <w:r>
        <w:rPr>
          <w:lang w:eastAsia="zh-CN"/>
        </w:rPr>
        <w:drawing>
          <wp:inline distT="0" distB="0" distL="0" distR="0">
            <wp:extent cx="5486400" cy="1851660"/>
            <wp:effectExtent l="0" t="0" r="0" b="0"/>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3"/>
                    <a:stretch>
                      <a:fillRect/>
                    </a:stretch>
                  </pic:blipFill>
                  <pic:spPr>
                    <a:xfrm>
                      <a:off x="0" y="0"/>
                      <a:ext cx="5486400" cy="1851660"/>
                    </a:xfrm>
                    <a:prstGeom prst="rect">
                      <a:avLst/>
                    </a:prstGeom>
                  </pic:spPr>
                </pic:pic>
              </a:graphicData>
            </a:graphic>
          </wp:inline>
        </w:drawing>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4"/>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 the graph and generated random graphs with different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Figure 18 shows how the memory usage changed according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All GNNs were much more insensitive to the changes in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compared to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Except for GGNN, the MER of the other GNNs declined as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increased because the scale of the dataset increased more quickly than the scales of the intermediate results. As GGNN had high vertex calculation complexity, the scales of the intermediate results were much more sensitive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It indicates that </w:t>
      </w:r>
      <w:r>
        <w:rPr>
          <w:i/>
        </w:rPr>
        <w:t>the intermediate results of the edge calculation dominated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restricted the data scalability of the GNN training. The memory usage mainly came from the intermediate results of the </w:t>
      </w:r>
      <w:r>
        <w:rPr>
          <w:i/>
        </w:rPr>
        <w:t>edge calculation</w:t>
      </w:r>
      <w:r>
        <w:t xml:space="preserve">. Fixing the number of vertices, the memory usage increased </w:t>
      </w:r>
      <w:r>
        <w:rPr>
          <w:i/>
        </w:rPr>
        <w:t>linearly</w:t>
      </w:r>
      <w:r>
        <w:t xml:space="preserve"> along with the number of edges. Optimizing the memory usage of the edge calculation could significantly reduce the memory expansion ratio. Fixing the GNN structure and the hyper-parameters, increasing the dimension of the input feature vectors could 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In the implementation in PyG, the GNN model and the dataset resided on the GPU side. To process each epoch, PyG sampled the original dataset in the main memory and generated several batches. Each batch was a small subgraph of the dataset. To train on each batch, PyG sent the sampled subgraph to GPU, calculated the gradients in the subgraph, and updated the model parameters directly on GPU. With the sampling techniques, the model parameters were updated by a stochastic gradient descent optimizer. It conducted the evaluation phase every several epochs (either on the CPU side or the GPU side) to determine whether to stop the training. The experiments focused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5"/>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changed with the batch size. For the neighbor sampler, the relative batch size is the proportion of the sampled vertices of the last GNN layer in all vertices of the graph. For the cluster sampler, the relative batch size is the proportion of the sampled partitions to all partitions of the graph. The neighbor sampler was very sensitive to the batch size. As the batch size increased, the size of the sampled subgraph increased quickly and then stabilized. The cluster sampler was much less sensitive compared to the neighbor sampler. The number of vertices and the average degree of the sampled subgraphs increased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true"/>
                    </pic:cNvPicPr>
                  </pic:nvPicPr>
                  <pic:blipFill>
                    <a:blip r:embed="rId36"/>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was </w:t>
      </w:r>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was 31.1, but the average degree of the sampled subgraph was only 5.8. For the cluster sampler, it was even lower to 3.0. Figure 20 compares the degree distribution of the sampled subgraph with the original graph. The slopes of the curves were similar. It indicates that the sampled subgraphs still followed the power-law degree distribution. However, the numbers of vertices in the sampled subgraphs were much smaller than the original graph,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if the average degree becomes lower, the proportion of the training time spent on vertex calculation will become higher, especially for GGNN.</w:t>
      </w:r>
    </w:p>
    <w:p>
      <w:pPr>
        <w:pStyle w:val="3"/>
      </w:pPr>
      <w:r>
        <w:t xml:space="preserve">To find out the performance bottleneck with the sampling techniques, we decomposed the training time per batch into three phases: </w:t>
      </w:r>
      <w:r>
        <w:rPr>
          <w:i/>
        </w:rPr>
        <w:t>sampling</w:t>
      </w:r>
      <w:r>
        <w:t xml:space="preserve"> on CPU, </w:t>
      </w:r>
      <w:r>
        <w:rPr>
          <w:i/>
        </w:rPr>
        <w:t>transferring</w:t>
      </w:r>
      <w:r>
        <w:t xml:space="preserve"> sampled subgraphs from CPU to GPU and </w:t>
      </w:r>
      <w:r>
        <w:rPr>
          <w:i/>
        </w:rPr>
        <w:t>training</w:t>
      </w:r>
      <w:r>
        <w:t xml:space="preserve"> with the subgraphs on GPU. Figure 21 shows the time breakdown of the four GNNs under different relative batch sizes. For the neighbor sampler, the sampling technique reduced the training time per batch only when the batch size was very small. When the batch became bigger, the sampling and the data transferring phases introduced noticeable overheads, even making the training time exceed the full-batch training. For the clustering sampler, the sampled subgraph was smaller than the neighbor sampler under the same relative batch size. The reduction in the training time was more obvious than the neighbor sampler. However, the overheads increased quickly as the relative batch size increased. The training time under the 25% relative batch size already exceeded the time of full-batch training. The experimental results indicate that the implementation of the sampling techniques in PyG is inefficient. When the batch size was slightly big, more than 50% of the time had been spent on sampling and data transferring. </w:t>
      </w:r>
      <w:r>
        <w:rPr>
          <w:i/>
        </w:rPr>
        <w:t>The sampling techniques are only efficient under small batch sizes.</w:t>
      </w:r>
    </w:p>
    <w:p>
      <w:pPr>
        <w:pStyle w:val="3"/>
      </w:pPr>
      <w:r>
        <w:rPr>
          <w:lang w:eastAsia="zh-CN"/>
        </w:rPr>
        <w:drawing>
          <wp:inline distT="0" distB="0" distL="0" distR="0">
            <wp:extent cx="5486400" cy="4425950"/>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37"/>
                    <a:stretch>
                      <a:fillRect/>
                    </a:stretch>
                  </pic:blipFill>
                  <pic:spPr>
                    <a:xfrm>
                      <a:off x="0" y="0"/>
                      <a:ext cx="5486400" cy="4425950"/>
                    </a:xfrm>
                    <a:prstGeom prst="rect">
                      <a:avLst/>
                    </a:prstGeom>
                  </pic:spPr>
                </pic:pic>
              </a:graphicData>
            </a:graphic>
          </wp:inline>
        </w:drawing>
      </w:r>
    </w:p>
    <w:p>
      <w:pPr>
        <w:pStyle w:val="3"/>
      </w:pPr>
      <w:r>
        <w:t xml:space="preserve">The main advantage of the sampling technique is </w:t>
      </w:r>
      <w:r>
        <w:rPr>
          <w:i/>
        </w:rPr>
        <w:t>reducing the peak memory usage</w:t>
      </w:r>
      <w:r>
        <w:t xml:space="preserve"> during the training. Figure 22 shows the memory usage under different batch sizes. The peak memory usage declined significantly even under big batch sizes. The sampling techniques make training GNNs on big graphs possible for GPU.</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38"/>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cases of training GNNs with small sampled subgraphs, we generated random graphs with few vertices and measured the training time per epoch in Figure 23. As the number of vertices increased, the training time was almost unchanged except for GaAN. The training time of GaAN increased only with </w:t>
      </w:r>
      <m:oMath>
        <m:r>
          <m:rPr/>
          <w:rPr>
            <w:rFonts w:ascii="Cambria Math" w:hAnsi="Cambria Math"/>
          </w:rPr>
          <m:t>|</m:t>
        </m:r>
        <m:r>
          <m:rPr>
            <m:sty m:val="p"/>
            <m:scr m:val="script"/>
          </m:rPr>
          <w:rPr>
            <w:rFonts w:ascii="Cambria Math" w:hAnsi="Cambria Math"/>
          </w:rPr>
          <m:t>V</m:t>
        </m:r>
        <m:r>
          <m:rPr/>
          <w:rPr>
            <w:rFonts w:ascii="Cambria Math" w:hAnsi="Cambria Math"/>
          </w:rPr>
          <m:t>|≥4000</m:t>
        </m:r>
      </m:oMath>
      <w:r>
        <w:t>.</w:t>
      </w:r>
    </w:p>
    <w:p>
      <w:pPr>
        <w:pStyle w:val="5"/>
      </w:pPr>
      <w:bookmarkStart w:id="33" w:name="summary-3"/>
      <w:r>
        <w:t>Summary</w:t>
      </w:r>
      <w:bookmarkEnd w:id="33"/>
    </w:p>
    <w:p>
      <w:pPr>
        <w:pStyle w:val="30"/>
      </w:pPr>
      <w:r>
        <w:t>With small batch size, the sampling techniques could significantly reduce the training time per batch and the peak memory usage during the training. However, small batch sizes could not make full use of the computing power of a GPU. The sampled subgraphs had lower average degrees than the whole graph. However, the current implementation of the sampling techniques was every inefficient under big batch sizes. The time spent on the sampling phase and the data transferring phase could even exceed the training phase.</w:t>
      </w:r>
    </w:p>
    <w:p>
      <w:pPr>
        <w:pStyle w:val="2"/>
        <w:numPr>
          <w:ilvl w:val="0"/>
          <w:numId w:val="1"/>
        </w:numPr>
      </w:pPr>
      <w:bookmarkStart w:id="34" w:name="sec:insights"/>
      <w:r>
        <w:t>Insights</w:t>
      </w:r>
      <w:bookmarkEnd w:id="34"/>
    </w:p>
    <w:p>
      <w:pPr>
        <w:pStyle w:val="30"/>
      </w:pPr>
      <w:r>
        <w:t>Through the extensive experiments, we propose the following key findings/suggestions for how to optimize the performance of 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 </w:t>
      </w:r>
      <m:oMath>
        <m:r>
          <m:rPr/>
          <w:rPr>
            <w:rFonts w:ascii="Cambria Math" w:hAnsi="Cambria Math"/>
          </w:rPr>
          <m:t>ϕ</m:t>
        </m:r>
      </m:oMath>
      <w:r>
        <w:t xml:space="preserve"> and </w:t>
      </w:r>
      <m:oMath>
        <m:r>
          <m:rP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 both increase </w:t>
      </w:r>
      <w:r>
        <w:rPr>
          <w:i/>
        </w:rPr>
        <w:t>linearly</w:t>
      </w:r>
      <w:r>
        <w:t xml:space="preserve"> with the dimensions of the hidden feature vectors. GNNs are friendly to high-dimensional scenarios. Algorithm engineers can use high-dimensional feature vectors to improve the expressive power of a GNN without worrying explosive growth in the training time and memory usage.</w:t>
      </w:r>
    </w:p>
    <w:p>
      <w:pPr>
        <w:numPr>
          <w:ilvl w:val="0"/>
          <w:numId w:val="4"/>
        </w:numPr>
      </w:pPr>
      <w:r>
        <w:rPr>
          <w:i/>
        </w:rPr>
        <w:t>Performance optimizations should focus on improving the efficiency of the edge calculation.</w:t>
      </w:r>
      <w:r>
        <w:t xml:space="preserve"> The edge calculation is the most time-consuming phase in most GNNs.</w:t>
      </w:r>
    </w:p>
    <w:p>
      <w:pPr>
        <w:numPr>
          <w:ilvl w:val="1"/>
          <w:numId w:val="2"/>
        </w:numPr>
      </w:pPr>
      <w:r>
        <w:t xml:space="preserve">If the complexity of the message function </w:t>
      </w:r>
      <m:oMath>
        <m:r>
          <m:rPr/>
          <w:rPr>
            <w:rFonts w:ascii="Cambria Math" w:hAnsi="Cambria Math"/>
          </w:rPr>
          <m:t>ϕ</m:t>
        </m:r>
      </m:oMath>
      <w:r>
        <w:t xml:space="preserve"> is high, the implementation of </w:t>
      </w:r>
      <m:oMath>
        <m:r>
          <m:rPr/>
          <w:rPr>
            <w:rFonts w:ascii="Cambria Math" w:hAnsi="Cambria Math"/>
          </w:rPr>
          <m:t>ϕ</m:t>
        </m:r>
      </m:oMath>
      <w:r>
        <w:t xml:space="preserve"> is critical to performance. Improving its efficiency can significantly reduce 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m:rPr/>
          <w:rPr>
            <w:rFonts w:ascii="Cambria Math" w:hAnsi="Cambria Math"/>
          </w:rPr>
          <m:t>ϕ</m:t>
        </m:r>
      </m:oMath>
      <w:r>
        <w:t xml:space="preserve"> is low, the efficiency of </w:t>
      </w:r>
      <w:del w:id="1438" w:author="AugF" w:date="2020-08-19T23:23:19Z">
        <w:r>
          <w:rPr/>
          <w:delText>the collect step</w:delText>
        </w:r>
      </w:del>
      <w:ins w:id="1439" w:author="AugF" w:date="2020-08-19T23:23:19Z">
        <w:r>
          <w:rPr>
            <w:rFonts w:hint="eastAsia" w:eastAsia="宋体"/>
            <w:lang w:eastAsia="zh-CN"/>
          </w:rPr>
          <w:t>the collection step</w:t>
        </w:r>
      </w:ins>
      <w:r>
        <w:t xml:space="preserve"> and the aggregation step becomes critical. The existing GNN libraries [11,12,13] already introduce the </w:t>
      </w:r>
      <w:r>
        <w:rPr>
          <w:i/>
        </w:rPr>
        <w:t>fused</w:t>
      </w:r>
      <w:r>
        <w:t xml:space="preserve"> operator to improve their efficiency. When the message function </w:t>
      </w:r>
      <m:oMath>
        <m:r>
          <m:rPr/>
          <w:rPr>
            <w:rFonts w:ascii="Cambria Math" w:hAnsi="Cambria Math"/>
          </w:rPr>
          <m:t>ϕ</m:t>
        </m:r>
      </m:oMath>
      <w:r>
        <w:t xml:space="preserve"> is an assignment or a scalar multiplication of the hidden feature vector of the source vertex, the libraries replace the collect, message, and aggregate steps with a single fused operator. The fused operator calculates the aggregated vectors directly from the input hidden feature vectors, minimizing the memory footprints and overlapping the memory accessing with calculation. In this way, it significantly reduces the training time of GNNs with low edge calculation complexity (like GCN) [16,17]. However, the applicable condition of the fused operator is very restricted. It does not work for </w:t>
      </w:r>
      <m:oMath>
        <m:r>
          <m:rPr/>
          <w:rPr>
            <w:rFonts w:ascii="Cambria Math" w:hAnsi="Cambria Math"/>
          </w:rPr>
          <m:t>ϕ</m:t>
        </m:r>
      </m:oMath>
      <w:r>
        <w:t xml:space="preserve"> with more complex operations like matrix multiplication. A potential optimization is proposing an implementation of the edge calculation that generates the aggregated vectors directly from the input hidden feature vectors on the fly, without materializing the parameter vectors and the message vectors.</w:t>
      </w:r>
    </w:p>
    <w:p>
      <w:pPr>
        <w:numPr>
          <w:ilvl w:val="0"/>
          <w:numId w:val="4"/>
        </w:numPr>
      </w:pPr>
      <w:r>
        <w:rPr>
          <w:i/>
        </w:rPr>
        <w:t>The high memory usage caused by the intermediate results of the edge calculation limits the data scalability of the GNN training.</w:t>
      </w:r>
      <w:r>
        <w:t xml:space="preserve"> The memory expansion ratios of the typical GNNs are very high, making GPU unable to handle big graphs. To train GNNs with big datasets, one solution is to distribute the dataset among several GPUs and frequently swap parts of the dataset between GPUs and the main memory [13]. Another possible solution [32] comes from deep neural network training. It only checkpoints key intermediate results during the forward propagation and recalculates the missing results on demand during the backpropagation. Implementing the checkpoint mechanism in GNN training is another potential optimization.</w:t>
      </w:r>
    </w:p>
    <w:p>
      <w:pPr>
        <w:numPr>
          <w:ilvl w:val="0"/>
          <w:numId w:val="4"/>
        </w:numPr>
      </w:pPr>
      <w:r>
        <w:rPr>
          <w:i/>
        </w:rPr>
        <w:t>Sampling techniques can significantly reduce the training time and memory usage, but its implementation is still inefficient</w:t>
      </w:r>
      <w:r>
        <w:t>. The sampling techniques are effective under small batch sizes. Its current implementation brings considerable overheads when the batch size becomes large. Improving the efficiency of the sampling is a potential optimization. The subgraphs sampled with small batch sizes are 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r>
        <w:t>[8, 9, 10] survey the existing graph neural network models and classify them from an algorithmic view. They summarize the parallels and differences between the architecture of different GNN models. The typical applications of GNNs are also briefly introduced. Those surveys focus on comparing the existing GNNs theoretically not empirically.</w:t>
      </w:r>
    </w:p>
    <w:p>
      <w:pPr>
        <w:pStyle w:val="4"/>
      </w:pPr>
      <w:bookmarkStart w:id="37" w:name="evaluation-of-gnns"/>
      <w:r>
        <w:t>6.2 Evaluation of GNNs</w:t>
      </w:r>
      <w:bookmarkEnd w:id="37"/>
    </w:p>
    <w:p>
      <w:pPr>
        <w:pStyle w:val="30"/>
      </w:pPr>
      <w:r>
        <w:t>Shchur et al. [29] evaluate the accuracy of popular GNN models on the node classification task. Dwived et al. [33] further compare the accuracy of popular GNNs fairly in a controlled environment.  Hu et al.  [34] propose the open graph benchmark that provides a group of 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From the efficiency aspect, Yan et al. [16] compare the performance characteristics of graph convolutional networks, typical graph processing (like PageRank), and MLP-based neural network on GPU. They provide optimization guidelines for the software and the hardware sides. Zhang et al. [17] compare the architectural characteristics of the GNN inference on GPU under the unified SAGA-NN</w:t>
      </w:r>
      <w:r>
        <w:rPr>
          <w:rFonts w:hint="eastAsia" w:eastAsiaTheme="minorEastAsia"/>
          <w:lang w:eastAsia="zh-CN"/>
        </w:rPr>
        <w:t xml:space="preserve"> </w:t>
      </w:r>
      <w:r>
        <w:t>[13] programming model. They find that GNN inference has no fixed performance bottleneck and all components deserve to optimize. These two efforts focus on the inference phase of GNNs and they investigate the potential optimizations 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functions.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 and AliGraph trains GNNs on the graphs in a distributed way with system optimizations.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1440" w:author="Dell" w:date="2020-08-19T16:54:00Z"/>
        </w:rPr>
      </w:pPr>
      <w:r>
        <w:t xml:space="preserve">In this work, we systematically study the performance bottleneck in graph neural network training. We model the existing GNNs with the message-passing framework. We classify the GNNs according to their edge and vertex calculation complexities to </w:t>
      </w:r>
      <w:del w:id="1441" w:author="Dell" w:date="2020-08-19T16:50:00Z">
        <w:r>
          <w:rPr/>
          <w:delText xml:space="preserve">pick </w:delText>
        </w:r>
      </w:del>
      <w:ins w:id="1442" w:author="Dell" w:date="2020-08-19T16:50:00Z">
        <w:r>
          <w:rPr/>
          <w:t xml:space="preserve">select </w:t>
        </w:r>
      </w:ins>
      <w:r>
        <w:t xml:space="preserve">four typical GNNs </w:t>
      </w:r>
      <w:del w:id="1443" w:author="Dell" w:date="2020-08-19T16:50:00Z">
        <w:r>
          <w:rPr/>
          <w:delText xml:space="preserve">to </w:delText>
        </w:r>
      </w:del>
      <w:ins w:id="1444" w:author="Dell" w:date="2020-08-19T16:50:00Z">
        <w:r>
          <w:rPr/>
          <w:t xml:space="preserve">for </w:t>
        </w:r>
      </w:ins>
      <w:r>
        <w:t>evaluat</w:t>
      </w:r>
      <w:ins w:id="1445" w:author="Dell" w:date="2020-08-19T16:50:00Z">
        <w:r>
          <w:rPr/>
          <w:t>ion</w:t>
        </w:r>
      </w:ins>
      <w:del w:id="1446" w:author="Dell" w:date="2020-08-19T16:50:00Z">
        <w:r>
          <w:rPr/>
          <w:delText>e</w:delText>
        </w:r>
      </w:del>
      <w:r>
        <w:t xml:space="preserve">. The experimental results validate our complexity analysis. The training time and the memory usage increase linearly with the hyper-parameters of a GNN. </w:t>
      </w:r>
    </w:p>
    <w:p>
      <w:pPr>
        <w:pStyle w:val="30"/>
      </w:pPr>
      <w:r>
        <w:t>To find out the performance bottleneck in time, we decompose the training time per epoch on different levels. The training time breakdown</w:t>
      </w:r>
      <w:ins w:id="1447" w:author="Dell" w:date="2020-08-19T16:53:00Z">
        <w:r>
          <w:rPr/>
          <w:t xml:space="preserve"> analysis</w:t>
        </w:r>
      </w:ins>
      <w:r>
        <w:t xml:space="preserve"> indicates that the edge calculation and its related basic operators are the performance bottleneck for most GNNs. Moreover, the intermediate results produced during the edge calculation cause high memory usage, limiting the data scalability. Adopting sampling techniques can reduce training time and memory usage significantly. However, the current implementation brings considerable sampling overheads. The small sampled graphs cannot make full use of the computing power of a GPU either. Our analysis indicates that the edge calculation should be the main target of optimizations. Reducing its memory usage and improving its efficiency can significantly improve the performance of GNN training. Based on the analysis, we propose several potential optimizations for the GNN learning frameworks. We believe that our analysis can help developers to have a better understanding of the characteristics of GNN computation.</w:t>
      </w:r>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BEDFE388">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7FAA7EBF">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5D3EBAAD">
      <w:pPr>
        <w:pStyle w:val="13"/>
        <w:rPr>
          <w:rFonts w:hint="eastAsia" w:eastAsia="宋体"/>
          <w:lang w:val="en-US" w:eastAsia="zh-CN"/>
        </w:rPr>
      </w:pPr>
      <w:r>
        <w:rPr>
          <w:rFonts w:hint="eastAsia" w:eastAsia="宋体"/>
          <w:lang w:val="en-US" w:eastAsia="zh-CN"/>
        </w:rPr>
        <w:t>来自Architectural Implication of Graph Neural Networks</w:t>
      </w:r>
    </w:p>
  </w:comment>
  <w:comment w:id="2" w:author="Dell" w:date="2020-08-19T16:37:00Z" w:initials="">
    <w:p w14:paraId="CF7FC5FB">
      <w:pPr>
        <w:pStyle w:val="13"/>
        <w:rPr>
          <w:rFonts w:hint="eastAsia" w:eastAsiaTheme="minorEastAsia"/>
          <w:lang w:eastAsia="zh-CN"/>
        </w:rPr>
      </w:pPr>
      <w:r>
        <w:rPr>
          <w:rFonts w:hint="eastAsia" w:eastAsiaTheme="minorEastAsia"/>
          <w:lang w:eastAsia="zh-CN"/>
        </w:rPr>
        <w:t>这里最好具体展开说下，加上几句。</w:t>
      </w:r>
    </w:p>
  </w:comment>
  <w:comment w:id="3" w:author="AugF" w:date="2020-08-21T11:15:59Z" w:initials="">
    <w:p w14:paraId="F11F3D86">
      <w:pPr>
        <w:pStyle w:val="13"/>
        <w:rPr>
          <w:rFonts w:hint="default" w:eastAsia="宋体"/>
          <w:lang w:val="en-US" w:eastAsia="zh-CN"/>
        </w:rPr>
      </w:pPr>
      <w:r>
        <w:rPr>
          <w:rFonts w:hint="eastAsia" w:eastAsia="宋体"/>
          <w:lang w:val="en-US" w:eastAsia="zh-CN"/>
        </w:rPr>
        <w:t>这里感觉缺少例子所以加了</w:t>
      </w:r>
    </w:p>
  </w:comment>
  <w:comment w:id="4" w:author="WZK [2]" w:date="2020-08-22T09:28:40Z" w:initials="WZK">
    <w:p w14:paraId="D3ED180D">
      <w:pPr>
        <w:pStyle w:val="13"/>
        <w:rPr>
          <w:rFonts w:hint="default" w:eastAsia="SimSun"/>
          <w:lang w:val="en-US" w:eastAsia="zh-CN"/>
        </w:rPr>
      </w:pPr>
      <w:r>
        <w:rPr>
          <w:rFonts w:hint="eastAsia" w:eastAsia="SimSun"/>
          <w:lang w:val="en-US" w:eastAsia="zh-CN"/>
        </w:rPr>
        <w:t xml:space="preserve"> 注意图标题里的messaging, aggregation换成统一的表述风格。</w:t>
      </w:r>
    </w:p>
  </w:comment>
  <w:comment w:id="5" w:author="WZK [2]" w:date="2020-08-22T09:39:57Z" w:initials="WZK">
    <w:p w14:paraId="ECFF77F2">
      <w:pPr>
        <w:pStyle w:val="13"/>
        <w:rPr>
          <w:rFonts w:hint="default" w:eastAsia="SimSun"/>
          <w:lang w:val="en-US" w:eastAsia="zh-CN"/>
        </w:rPr>
      </w:pPr>
      <w:r>
        <w:rPr>
          <w:rFonts w:hint="eastAsia" w:eastAsia="SimSun"/>
          <w:lang w:val="en-US" w:eastAsia="zh-CN"/>
        </w:rPr>
        <w:t>这个图我更新过了。</w:t>
      </w:r>
    </w:p>
  </w:comment>
  <w:comment w:id="6" w:author="WZK [2]" w:date="2020-08-22T09:56:52Z" w:initials="WZK">
    <w:p w14:paraId="7DBECB95">
      <w:pPr>
        <w:pStyle w:val="13"/>
        <w:rPr>
          <w:rFonts w:hint="default" w:eastAsia="SimSun"/>
          <w:lang w:val="en-US" w:eastAsia="zh-CN"/>
        </w:rPr>
      </w:pPr>
      <w:r>
        <w:rPr>
          <w:rFonts w:hint="eastAsia" w:eastAsia="SimSun"/>
          <w:lang w:val="en-US" w:eastAsia="zh-CN"/>
        </w:rPr>
        <w:t>这一段看着非常费解</w:t>
      </w:r>
    </w:p>
  </w:comment>
  <w:comment w:id="7" w:author="AugF" w:date="2020-08-21T11:17:28Z" w:initials="">
    <w:p w14:paraId="785EBBD5">
      <w:pPr>
        <w:pStyle w:val="13"/>
        <w:rPr>
          <w:rFonts w:hint="default" w:eastAsia="宋体"/>
          <w:lang w:val="en-US" w:eastAsia="zh-CN"/>
        </w:rPr>
      </w:pPr>
      <w:r>
        <w:rPr>
          <w:rFonts w:hint="eastAsia" w:eastAsia="宋体"/>
          <w:lang w:val="en-US" w:eastAsia="zh-CN"/>
        </w:rPr>
        <w:t>修改了这里的错误</w:t>
      </w:r>
    </w:p>
  </w:comment>
  <w:comment w:id="8" w:author="AugF" w:date="2020-08-21T11:23:16Z" w:initials="">
    <w:p w14:paraId="796F6F58">
      <w:pPr>
        <w:pStyle w:val="13"/>
        <w:rPr>
          <w:rFonts w:hint="default" w:eastAsia="宋体"/>
          <w:lang w:val="en-US" w:eastAsia="zh-CN"/>
        </w:rPr>
      </w:pPr>
      <w:r>
        <w:rPr>
          <w:rFonts w:hint="eastAsia" w:eastAsia="宋体"/>
          <w:lang w:val="en-US" w:eastAsia="zh-CN"/>
        </w:rPr>
        <w:t>这里首次提到，所以我家里说明</w:t>
      </w:r>
    </w:p>
  </w:comment>
  <w:comment w:id="9" w:author="AugF" w:date="2020-08-21T11:26:55Z" w:initials="">
    <w:p w14:paraId="6FFF73A5">
      <w:pPr>
        <w:pStyle w:val="13"/>
        <w:rPr>
          <w:rFonts w:hint="default" w:eastAsia="宋体"/>
          <w:lang w:val="en-US" w:eastAsia="zh-CN"/>
        </w:rPr>
      </w:pPr>
      <w:r>
        <w:rPr>
          <w:rFonts w:hint="eastAsia" w:eastAsia="宋体"/>
          <w:lang w:val="en-US" w:eastAsia="zh-CN"/>
        </w:rPr>
        <w:t>我加了下，不知道需不需要，如果不需要则删了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EDFE388" w15:done="0"/>
  <w15:commentEx w15:paraId="5D3EBAAD" w15:done="0" w15:paraIdParent="BEDFE388"/>
  <w15:commentEx w15:paraId="CF7FC5FB" w15:done="0"/>
  <w15:commentEx w15:paraId="F11F3D86" w15:done="0"/>
  <w15:commentEx w15:paraId="D3ED180D" w15:done="0"/>
  <w15:commentEx w15:paraId="ECFF77F2" w15:done="0"/>
  <w15:commentEx w15:paraId="7DBECB95" w15:done="0"/>
  <w15:commentEx w15:paraId="785EBBD5" w15:done="0"/>
  <w15:commentEx w15:paraId="796F6F58" w15:done="0"/>
  <w15:commentEx w15:paraId="6FFF73A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00000001" w:usb1="080E0000" w:usb2="00000000" w:usb3="00000000" w:csb0="00040000"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Consolas">
    <w:altName w:val="Hack"/>
    <w:panose1 w:val="020B0609020204030204"/>
    <w:charset w:val="00"/>
    <w:family w:val="modern"/>
    <w:pitch w:val="default"/>
    <w:sig w:usb0="00000000" w:usb1="00000000" w:usb2="00000001" w:usb3="00000000" w:csb0="6000019F" w:csb1="DFD70000"/>
  </w:font>
  <w:font w:name="SimSun">
    <w:panose1 w:val="02010600030101010101"/>
    <w:charset w:val="86"/>
    <w:family w:val="auto"/>
    <w:pitch w:val="default"/>
    <w:sig w:usb0="00000003" w:usb1="288F0000" w:usb2="0000000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Hack">
    <w:panose1 w:val="020B0609030202020204"/>
    <w:charset w:val="00"/>
    <w:family w:val="auto"/>
    <w:pitch w:val="default"/>
    <w:sig w:usb0="A50006EF" w:usb1="1000B8FB" w:usb2="00000020" w:usb3="00000000" w:csb0="2000019F" w:csb1="DFD70000"/>
  </w:font>
  <w:font w:name="DejaVu Sans">
    <w:panose1 w:val="020B0603030804020204"/>
    <w:charset w:val="00"/>
    <w:family w:val="auto"/>
    <w:pitch w:val="default"/>
    <w:sig w:usb0="E7006EFF" w:usb1="D200FDFF" w:usb2="0A246029" w:usb3="0400200C" w:csb0="600001FF" w:csb1="D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were extra profiling overheads from NVIDIA Nsight Systems and GC pauses from the Python interpreter that significantly increased the training time. Assume Q1 and Q3 are the 25% and 75% quantiles of the training time of 50 epochs, respectively. We regard the epochs with the training time </w:t>
      </w:r>
      <w:r>
        <w:rPr>
          <w:i/>
        </w:rPr>
        <w:t>outside</w:t>
      </w:r>
      <w:r>
        <w:t xml:space="preserve"> the range of </w:t>
      </w:r>
      <m:oMath>
        <m:r>
          <m:rP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ZK">
    <w15:presenceInfo w15:providerId="WPS Office" w15:userId="2359279671"/>
  </w15:person>
  <w15:person w15:author="Dell">
    <w15:presenceInfo w15:providerId="None" w15:userId="Dell"/>
  </w15:person>
  <w15:person w15:author="AugF">
    <w15:presenceInfo w15:providerId="WPS Office" w15:userId="2823593980"/>
  </w15:person>
  <w15:person w15:author="WZK [2]">
    <w15:presenceInfo w15:providerId="None" w15:userId="WZ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true"/>
  <w:bordersDoNotSurroundFooter w:val="true"/>
  <w:trackRevisions w:val="true"/>
  <w:documentProtection w:enforcement="0"/>
  <w:defaultTabStop w:val="720"/>
  <w:drawingGridHorizontalSpacing w:val="360"/>
  <w:drawingGridVerticalSpacing w:val="360"/>
  <w:displayHorizontalDrawingGridEvery w:val="0"/>
  <w:displayVerticalDrawingGridEvery w:val="0"/>
  <w:characterSpacingControl w:val="compressPunctuation"/>
  <w:footnotePr>
    <w:footnote w:id="4"/>
    <w:footnote w:id="5"/>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0B75B083"/>
    <w:rsid w:val="17FAF5E7"/>
    <w:rsid w:val="1B640C72"/>
    <w:rsid w:val="1C667024"/>
    <w:rsid w:val="1DF7DEE0"/>
    <w:rsid w:val="244B48D2"/>
    <w:rsid w:val="2A1FEAEB"/>
    <w:rsid w:val="2BFFAA3A"/>
    <w:rsid w:val="2DFF75FF"/>
    <w:rsid w:val="2FAF4FFA"/>
    <w:rsid w:val="2FBF40F7"/>
    <w:rsid w:val="2FF64FDD"/>
    <w:rsid w:val="2FFFA9AA"/>
    <w:rsid w:val="337EBE4A"/>
    <w:rsid w:val="36BFA1F2"/>
    <w:rsid w:val="376FFDC1"/>
    <w:rsid w:val="37F7B710"/>
    <w:rsid w:val="3BFECAE0"/>
    <w:rsid w:val="3BFF7BBB"/>
    <w:rsid w:val="3D9D8883"/>
    <w:rsid w:val="3D9F73C5"/>
    <w:rsid w:val="3DEFD220"/>
    <w:rsid w:val="3DF758D0"/>
    <w:rsid w:val="3DF7CA4C"/>
    <w:rsid w:val="3E9FAAEC"/>
    <w:rsid w:val="3EBF4C06"/>
    <w:rsid w:val="3EDF6823"/>
    <w:rsid w:val="3EEE3908"/>
    <w:rsid w:val="3EF17DFB"/>
    <w:rsid w:val="3F673999"/>
    <w:rsid w:val="3F744C32"/>
    <w:rsid w:val="3F7FD05B"/>
    <w:rsid w:val="43EF0BEA"/>
    <w:rsid w:val="4D770F1E"/>
    <w:rsid w:val="4EDD2A10"/>
    <w:rsid w:val="4EFD9929"/>
    <w:rsid w:val="4F4FEA5E"/>
    <w:rsid w:val="4F7DBF31"/>
    <w:rsid w:val="4FE7351D"/>
    <w:rsid w:val="4FFB4C27"/>
    <w:rsid w:val="526D104D"/>
    <w:rsid w:val="54E3A69C"/>
    <w:rsid w:val="56FB4B4A"/>
    <w:rsid w:val="57FBFEF5"/>
    <w:rsid w:val="5DFFCEC3"/>
    <w:rsid w:val="5E6812B2"/>
    <w:rsid w:val="5F55C2BB"/>
    <w:rsid w:val="5FFCF7A1"/>
    <w:rsid w:val="63C46F01"/>
    <w:rsid w:val="65FE3D62"/>
    <w:rsid w:val="67D3C476"/>
    <w:rsid w:val="6AB9D7C7"/>
    <w:rsid w:val="6B791B31"/>
    <w:rsid w:val="6DDF842F"/>
    <w:rsid w:val="6E7D5721"/>
    <w:rsid w:val="6EDA8EF9"/>
    <w:rsid w:val="6FFD61B7"/>
    <w:rsid w:val="72FFC056"/>
    <w:rsid w:val="76DFB837"/>
    <w:rsid w:val="777BC826"/>
    <w:rsid w:val="777F46C3"/>
    <w:rsid w:val="77D39400"/>
    <w:rsid w:val="77D5B7B8"/>
    <w:rsid w:val="77FB7859"/>
    <w:rsid w:val="782F6C34"/>
    <w:rsid w:val="78FDF1AD"/>
    <w:rsid w:val="7AF79387"/>
    <w:rsid w:val="7AFF3B0C"/>
    <w:rsid w:val="7B39B95B"/>
    <w:rsid w:val="7BB7C999"/>
    <w:rsid w:val="7CEF1E01"/>
    <w:rsid w:val="7CEF85C1"/>
    <w:rsid w:val="7CEFB977"/>
    <w:rsid w:val="7CF7B23A"/>
    <w:rsid w:val="7D3F6D94"/>
    <w:rsid w:val="7D5FD658"/>
    <w:rsid w:val="7D777145"/>
    <w:rsid w:val="7D7BBD37"/>
    <w:rsid w:val="7D8F481C"/>
    <w:rsid w:val="7DDEA973"/>
    <w:rsid w:val="7DFFB205"/>
    <w:rsid w:val="7E5D4297"/>
    <w:rsid w:val="7EBC2697"/>
    <w:rsid w:val="7EEB34F9"/>
    <w:rsid w:val="7F53E330"/>
    <w:rsid w:val="7F60436B"/>
    <w:rsid w:val="7F79CBEA"/>
    <w:rsid w:val="7F7F00ED"/>
    <w:rsid w:val="7F7F399C"/>
    <w:rsid w:val="7F7FB74E"/>
    <w:rsid w:val="7F8F285F"/>
    <w:rsid w:val="7FBFE772"/>
    <w:rsid w:val="7FEFF845"/>
    <w:rsid w:val="7FFBF2A4"/>
    <w:rsid w:val="7FFC312D"/>
    <w:rsid w:val="7FFE5775"/>
    <w:rsid w:val="87CDB1C8"/>
    <w:rsid w:val="8EEE0E14"/>
    <w:rsid w:val="8F5971F3"/>
    <w:rsid w:val="97FB95FD"/>
    <w:rsid w:val="9ECB1316"/>
    <w:rsid w:val="9EE56E92"/>
    <w:rsid w:val="9F0DF28A"/>
    <w:rsid w:val="A2FE8F1E"/>
    <w:rsid w:val="ADEB1D23"/>
    <w:rsid w:val="AFED9D40"/>
    <w:rsid w:val="AFFEB4C5"/>
    <w:rsid w:val="B6DFC13D"/>
    <w:rsid w:val="B71B6998"/>
    <w:rsid w:val="B7AF96AD"/>
    <w:rsid w:val="B7F39B16"/>
    <w:rsid w:val="B7FD6DCF"/>
    <w:rsid w:val="BABFFD1F"/>
    <w:rsid w:val="BCFF1B4F"/>
    <w:rsid w:val="BD1525E7"/>
    <w:rsid w:val="BD6FA307"/>
    <w:rsid w:val="BD7F4026"/>
    <w:rsid w:val="BEBD7780"/>
    <w:rsid w:val="BFB36D99"/>
    <w:rsid w:val="BFC7DDCE"/>
    <w:rsid w:val="C7EF8EF0"/>
    <w:rsid w:val="C95E0256"/>
    <w:rsid w:val="CBFE8FBF"/>
    <w:rsid w:val="D58AE982"/>
    <w:rsid w:val="D65C0A4D"/>
    <w:rsid w:val="D77FD3EC"/>
    <w:rsid w:val="D7A84FF0"/>
    <w:rsid w:val="D7BF14F6"/>
    <w:rsid w:val="DAEFE634"/>
    <w:rsid w:val="DB1F4E62"/>
    <w:rsid w:val="DBCEB0AC"/>
    <w:rsid w:val="DD0225BC"/>
    <w:rsid w:val="DDED488B"/>
    <w:rsid w:val="DF30CFB2"/>
    <w:rsid w:val="DF7BD2A0"/>
    <w:rsid w:val="DFB3298E"/>
    <w:rsid w:val="DFB7D1E0"/>
    <w:rsid w:val="DFDC6F59"/>
    <w:rsid w:val="DFF6926B"/>
    <w:rsid w:val="DFF759E9"/>
    <w:rsid w:val="DFFD118F"/>
    <w:rsid w:val="DFFE0F21"/>
    <w:rsid w:val="DFFF29A2"/>
    <w:rsid w:val="DFFF70EC"/>
    <w:rsid w:val="E7AF70A1"/>
    <w:rsid w:val="E7FF9121"/>
    <w:rsid w:val="E87ED398"/>
    <w:rsid w:val="E8C16809"/>
    <w:rsid w:val="E955E61D"/>
    <w:rsid w:val="EBFD9E6B"/>
    <w:rsid w:val="ECEF9714"/>
    <w:rsid w:val="ED17F860"/>
    <w:rsid w:val="ED3FB1B8"/>
    <w:rsid w:val="EDC9BEC6"/>
    <w:rsid w:val="EDDDD057"/>
    <w:rsid w:val="EDE74991"/>
    <w:rsid w:val="EEFE6732"/>
    <w:rsid w:val="EFD30729"/>
    <w:rsid w:val="EFEF97C4"/>
    <w:rsid w:val="F0FFE883"/>
    <w:rsid w:val="F1D3D883"/>
    <w:rsid w:val="F3BDCE9F"/>
    <w:rsid w:val="F5FE05E9"/>
    <w:rsid w:val="F5FFCD48"/>
    <w:rsid w:val="F64F2C67"/>
    <w:rsid w:val="F67E0994"/>
    <w:rsid w:val="F7778867"/>
    <w:rsid w:val="F77F0473"/>
    <w:rsid w:val="F77FBCC1"/>
    <w:rsid w:val="F77FC282"/>
    <w:rsid w:val="F7DC4504"/>
    <w:rsid w:val="F7FF3E09"/>
    <w:rsid w:val="F8FE946F"/>
    <w:rsid w:val="F8FF333F"/>
    <w:rsid w:val="F9571545"/>
    <w:rsid w:val="F97B50F0"/>
    <w:rsid w:val="F9E751D3"/>
    <w:rsid w:val="F9F37307"/>
    <w:rsid w:val="FAFF8878"/>
    <w:rsid w:val="FB5E8578"/>
    <w:rsid w:val="FB7F0A10"/>
    <w:rsid w:val="FB8FE259"/>
    <w:rsid w:val="FBBBB269"/>
    <w:rsid w:val="FBBF8C6B"/>
    <w:rsid w:val="FBE9AC48"/>
    <w:rsid w:val="FBEF4F1C"/>
    <w:rsid w:val="FBF77740"/>
    <w:rsid w:val="FBFCEFE8"/>
    <w:rsid w:val="FBFCFE5B"/>
    <w:rsid w:val="FCFDB318"/>
    <w:rsid w:val="FDB4B444"/>
    <w:rsid w:val="FDEFBD65"/>
    <w:rsid w:val="FDF3F1F7"/>
    <w:rsid w:val="FDF4B64B"/>
    <w:rsid w:val="FDFB42C5"/>
    <w:rsid w:val="FDFE0150"/>
    <w:rsid w:val="FEBFFAEB"/>
    <w:rsid w:val="FEDBD085"/>
    <w:rsid w:val="FEEBB23C"/>
    <w:rsid w:val="FEFC2F01"/>
    <w:rsid w:val="FEFFE0A3"/>
    <w:rsid w:val="FEFFE0B0"/>
    <w:rsid w:val="FF128D1B"/>
    <w:rsid w:val="FF722EF5"/>
    <w:rsid w:val="FF9E234C"/>
    <w:rsid w:val="FFBFECED"/>
    <w:rsid w:val="FFD7518E"/>
    <w:rsid w:val="FFEF0BE4"/>
    <w:rsid w:val="FFFCD75C"/>
    <w:rsid w:val="FFFEDA8E"/>
    <w:rsid w:val="FFFF266E"/>
    <w:rsid w:val="FFFF8143"/>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qFormat/>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qFormat/>
    <w:uiPriority w:val="0"/>
    <w:rPr>
      <w:rFonts w:ascii="Consolas" w:hAnsi="Consolas"/>
      <w:b/>
      <w:color w:val="FF0000"/>
      <w:sz w:val="22"/>
    </w:rPr>
  </w:style>
  <w:style w:type="character" w:customStyle="1" w:styleId="74">
    <w:name w:val="ErrorTok"/>
    <w:basedOn w:val="42"/>
    <w:qFormat/>
    <w:uiPriority w:val="0"/>
    <w:rPr>
      <w:rFonts w:ascii="Consolas" w:hAnsi="Consolas"/>
      <w:b/>
      <w:color w:val="FF0000"/>
      <w:sz w:val="22"/>
    </w:rPr>
  </w:style>
  <w:style w:type="character" w:customStyle="1" w:styleId="75">
    <w:name w:val="NormalTok"/>
    <w:basedOn w:val="42"/>
    <w:qFormat/>
    <w:uiPriority w:val="0"/>
    <w:rPr>
      <w:rFonts w:ascii="Consolas" w:hAnsi="Consolas"/>
      <w:sz w:val="22"/>
    </w:rPr>
  </w:style>
  <w:style w:type="character" w:customStyle="1" w:styleId="76">
    <w:name w:val="页眉 字符"/>
    <w:basedOn w:val="24"/>
    <w:link w:val="18"/>
    <w:qFormat/>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2" Type="http://schemas.microsoft.com/office/2011/relationships/people" Target="people.xml"/><Relationship Id="rId41" Type="http://schemas.openxmlformats.org/officeDocument/2006/relationships/fontTable" Target="fontTable.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7</TotalTime>
  <ScaleCrop>false</ScaleCrop>
  <LinksUpToDate>false</LinksUpToDate>
  <CharactersWithSpaces>72867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2020-08-21T00:55:00Z</dcterms:created>
  <dc:creator>Zhaokang Wang, Yunpan Wang</dc:creator>
  <cp:lastModifiedBy>WZK</cp:lastModifiedBy>
  <dcterms:modified xsi:type="dcterms:W3CDTF">2020-08-22T10:08:01Z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2052-11.1.0.9615</vt:lpwstr>
  </property>
</Properties>
</file>